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D45506" w:rsidP="00265047" w:rsidRDefault="7AF330E9" w14:paraId="3DD81EE5" w14:textId="38D26FD9">
      <w:pPr>
        <w:spacing w:line="240" w:lineRule="auto"/>
      </w:pPr>
      <w:r w:rsidRPr="7C7F1A01">
        <w:rPr>
          <w:b/>
          <w:bCs/>
        </w:rPr>
        <w:t>Estimating</w:t>
      </w:r>
      <w:r w:rsidRPr="7C7F1A01" w:rsidR="316FD2A4">
        <w:rPr>
          <w:b/>
          <w:bCs/>
        </w:rPr>
        <w:t xml:space="preserve"> </w:t>
      </w:r>
      <w:r w:rsidRPr="7C7F1A01" w:rsidR="0557E3D2">
        <w:rPr>
          <w:b/>
          <w:bCs/>
        </w:rPr>
        <w:t xml:space="preserve">regional </w:t>
      </w:r>
      <w:r w:rsidRPr="7C7F1A01" w:rsidR="278BF535">
        <w:rPr>
          <w:b/>
          <w:bCs/>
        </w:rPr>
        <w:t xml:space="preserve">trajectories and </w:t>
      </w:r>
      <w:r w:rsidRPr="7C7F1A01" w:rsidR="316FD2A4">
        <w:rPr>
          <w:b/>
          <w:bCs/>
        </w:rPr>
        <w:t>trends of</w:t>
      </w:r>
      <w:r w:rsidRPr="7C7F1A01" w:rsidR="4C7BF558">
        <w:rPr>
          <w:b/>
          <w:bCs/>
        </w:rPr>
        <w:t xml:space="preserve"> seabirds</w:t>
      </w:r>
      <w:r w:rsidRPr="7C7F1A01" w:rsidR="10C4ABD6">
        <w:rPr>
          <w:b/>
          <w:bCs/>
        </w:rPr>
        <w:t xml:space="preserve"> from </w:t>
      </w:r>
      <w:r w:rsidRPr="7C7F1A01" w:rsidR="04F70B0A">
        <w:rPr>
          <w:b/>
          <w:bCs/>
        </w:rPr>
        <w:t>sparse</w:t>
      </w:r>
      <w:ins w:author="Gutowsky,Sarah (ECCC)" w:date="2024-09-18T12:12:00Z" w:id="0">
        <w:r w:rsidRPr="7C7F1A01" w:rsidR="1A6E33A3">
          <w:rPr>
            <w:b/>
            <w:bCs/>
          </w:rPr>
          <w:t xml:space="preserve"> and inconsistent</w:t>
        </w:r>
      </w:ins>
      <w:r w:rsidRPr="7C7F1A01" w:rsidR="04F70B0A">
        <w:rPr>
          <w:b/>
          <w:bCs/>
        </w:rPr>
        <w:t xml:space="preserve"> </w:t>
      </w:r>
      <w:r w:rsidRPr="7C7F1A01" w:rsidR="10C4ABD6">
        <w:rPr>
          <w:b/>
          <w:bCs/>
        </w:rPr>
        <w:t xml:space="preserve">colony </w:t>
      </w:r>
      <w:r w:rsidRPr="7C7F1A01" w:rsidR="19A31F78">
        <w:rPr>
          <w:b/>
          <w:bCs/>
        </w:rPr>
        <w:t>counts</w:t>
      </w:r>
      <w:r w:rsidRPr="7C7F1A01" w:rsidR="10C4ABD6">
        <w:rPr>
          <w:b/>
          <w:bCs/>
        </w:rPr>
        <w:t xml:space="preserve">: Case studies from </w:t>
      </w:r>
      <w:r w:rsidRPr="7C7F1A01" w:rsidR="0C58BDE8">
        <w:rPr>
          <w:b/>
          <w:bCs/>
        </w:rPr>
        <w:t>e</w:t>
      </w:r>
      <w:r w:rsidRPr="7C7F1A01" w:rsidR="10C4ABD6">
        <w:rPr>
          <w:b/>
          <w:bCs/>
        </w:rPr>
        <w:t>astern Canada with</w:t>
      </w:r>
      <w:r w:rsidRPr="7C7F1A01" w:rsidR="316FD2A4">
        <w:rPr>
          <w:b/>
          <w:bCs/>
        </w:rPr>
        <w:t xml:space="preserve"> Leach’s </w:t>
      </w:r>
      <w:r w:rsidRPr="7C7F1A01" w:rsidR="1FD5A3A9">
        <w:rPr>
          <w:b/>
          <w:bCs/>
        </w:rPr>
        <w:t>s</w:t>
      </w:r>
      <w:r w:rsidRPr="7C7F1A01" w:rsidR="316FD2A4">
        <w:rPr>
          <w:b/>
          <w:bCs/>
        </w:rPr>
        <w:t>torm-petrel and Atlantic puffin</w:t>
      </w:r>
      <w:r w:rsidR="316FD2A4">
        <w:t xml:space="preserve"> –</w:t>
      </w:r>
      <w:r w:rsidR="64C56BB5">
        <w:t xml:space="preserve"> updated </w:t>
      </w:r>
      <w:r w:rsidR="486F0BF1">
        <w:t>first draft</w:t>
      </w:r>
      <w:r w:rsidR="64C56BB5">
        <w:t xml:space="preserve"> </w:t>
      </w:r>
      <w:r w:rsidR="60B9AFDF">
        <w:t>May2024</w:t>
      </w:r>
      <w:r w:rsidR="250A365C">
        <w:t xml:space="preserve"> – second draft July2024</w:t>
      </w:r>
      <w:r w:rsidR="00B87B53">
        <w:t xml:space="preserve"> – revised draft Aug/Sep</w:t>
      </w:r>
      <w:r w:rsidR="0088082D">
        <w:t xml:space="preserve"> 2024 - </w:t>
      </w:r>
    </w:p>
    <w:p w:rsidR="001F24F5" w:rsidP="3A15E001" w:rsidRDefault="001F24F5" w14:paraId="0E7D4741" w14:textId="71827F67">
      <w:pPr>
        <w:pBdr>
          <w:bottom w:val="single" w:color="FF000000" w:sz="4" w:space="1"/>
        </w:pBdr>
        <w:spacing w:line="240" w:lineRule="auto"/>
        <w:rPr>
          <w:i w:val="1"/>
          <w:iCs w:val="1"/>
        </w:rPr>
      </w:pPr>
      <w:r w:rsidRPr="3A15E001" w:rsidR="001F24F5">
        <w:rPr>
          <w:i w:val="1"/>
          <w:iCs w:val="1"/>
        </w:rPr>
        <w:t xml:space="preserve">(Dave Iles, </w:t>
      </w:r>
      <w:r w:rsidRPr="3A15E001" w:rsidR="009D19CE">
        <w:rPr>
          <w:i w:val="1"/>
          <w:iCs w:val="1"/>
        </w:rPr>
        <w:t xml:space="preserve">Sarah Gutowsky, </w:t>
      </w:r>
      <w:r w:rsidRPr="3A15E001" w:rsidR="001F24F5">
        <w:rPr>
          <w:i w:val="1"/>
          <w:iCs w:val="1"/>
        </w:rPr>
        <w:t>Sabina Wilhelm</w:t>
      </w:r>
      <w:r w:rsidRPr="3A15E001" w:rsidR="00E51BC9">
        <w:rPr>
          <w:i w:val="1"/>
          <w:iCs w:val="1"/>
        </w:rPr>
        <w:t>, JF Rail, April Hedd</w:t>
      </w:r>
      <w:r w:rsidRPr="3A15E001" w:rsidR="001F24F5">
        <w:rPr>
          <w:i w:val="1"/>
          <w:iCs w:val="1"/>
        </w:rPr>
        <w:t>, Anna Calvert, Greg Robertson</w:t>
      </w:r>
      <w:r w:rsidRPr="3A15E001" w:rsidR="7A806674">
        <w:rPr>
          <w:i w:val="1"/>
          <w:iCs w:val="1"/>
        </w:rPr>
        <w:t>, Heather Major</w:t>
      </w:r>
      <w:r w:rsidRPr="3A15E001" w:rsidR="00E51BC9">
        <w:rPr>
          <w:i w:val="1"/>
          <w:iCs w:val="1"/>
        </w:rPr>
        <w:t xml:space="preserve"> </w:t>
      </w:r>
      <w:r w:rsidRPr="3A15E001" w:rsidR="00265047">
        <w:rPr>
          <w:i w:val="1"/>
          <w:iCs w:val="1"/>
        </w:rPr>
        <w:t xml:space="preserve">– order </w:t>
      </w:r>
      <w:r w:rsidRPr="3A15E001" w:rsidR="00265047">
        <w:rPr>
          <w:i w:val="1"/>
          <w:iCs w:val="1"/>
        </w:rPr>
        <w:t>tbd</w:t>
      </w:r>
      <w:r w:rsidRPr="3A15E001" w:rsidR="00265047">
        <w:rPr>
          <w:i w:val="1"/>
          <w:iCs w:val="1"/>
        </w:rPr>
        <w:t>!</w:t>
      </w:r>
      <w:r w:rsidRPr="3A15E001" w:rsidR="001F24F5">
        <w:rPr>
          <w:i w:val="1"/>
          <w:iCs w:val="1"/>
        </w:rPr>
        <w:t>)</w:t>
      </w:r>
    </w:p>
    <w:p w:rsidR="40F44325" w:rsidP="40F44325" w:rsidRDefault="40F44325" w14:paraId="767E860A" w14:textId="68F369E5">
      <w:pPr>
        <w:pBdr>
          <w:bottom w:val="single" w:color="auto" w:sz="4" w:space="1"/>
        </w:pBdr>
        <w:spacing w:line="240" w:lineRule="auto"/>
        <w:rPr>
          <w:i/>
          <w:iCs/>
        </w:rPr>
      </w:pPr>
    </w:p>
    <w:p w:rsidR="6C57ABE5" w:rsidP="730C0654" w:rsidRDefault="6C57ABE5" w14:paraId="5D5278B7" w14:textId="730A5448">
      <w:pPr>
        <w:pBdr>
          <w:bottom w:val="single" w:color="auto" w:sz="4" w:space="1"/>
        </w:pBdr>
        <w:spacing w:line="240" w:lineRule="auto"/>
        <w:rPr>
          <w:i/>
          <w:iCs/>
        </w:rPr>
      </w:pPr>
      <w:r w:rsidRPr="09A0E08C">
        <w:rPr>
          <w:i/>
          <w:iCs/>
        </w:rPr>
        <w:t>Target Journal – ACE-ECO</w:t>
      </w:r>
    </w:p>
    <w:p w:rsidR="09A0E08C" w:rsidP="09A0E08C" w:rsidRDefault="09A0E08C" w14:paraId="5B86ED62" w14:textId="6D44BFF5">
      <w:pPr>
        <w:pBdr>
          <w:bottom w:val="single" w:color="auto" w:sz="4" w:space="1"/>
        </w:pBdr>
        <w:spacing w:line="240" w:lineRule="auto"/>
        <w:rPr>
          <w:i/>
          <w:iCs/>
        </w:rPr>
      </w:pPr>
    </w:p>
    <w:p w:rsidR="1297B39E" w:rsidP="49E76FC4" w:rsidRDefault="1BF1214C" w14:paraId="54D11601" w14:textId="32280A26">
      <w:pPr>
        <w:pStyle w:val="Heading1"/>
      </w:pPr>
      <w:r>
        <w:t>ABSTRACT</w:t>
      </w:r>
    </w:p>
    <w:p w:rsidRPr="005C46F0" w:rsidR="1DB22860" w:rsidP="1DB22860" w:rsidRDefault="006420F3" w14:paraId="3E3AD943" w14:textId="47D9C633">
      <w:pPr>
        <w:rPr>
          <w:i/>
          <w:iCs/>
        </w:rPr>
      </w:pPr>
      <w:r w:rsidRPr="005C46F0">
        <w:rPr>
          <w:i/>
          <w:iCs/>
        </w:rPr>
        <w:t>(make sure to include an emphasis on some of the method’s limitations, as per our chat Sept9)</w:t>
      </w:r>
    </w:p>
    <w:p w:rsidR="79820649" w:rsidP="00055E82" w:rsidRDefault="00544210" w14:paraId="69AD75A4" w14:textId="5FFE804F">
      <w:pPr>
        <w:pStyle w:val="Heading1"/>
        <w:spacing w:line="240" w:lineRule="auto"/>
      </w:pPr>
      <w:r>
        <w:t>INTRODUCTION</w:t>
      </w:r>
      <w:r w:rsidR="3230E311">
        <w:t xml:space="preserve"> </w:t>
      </w:r>
    </w:p>
    <w:p w:rsidR="00055E82" w:rsidP="006676F6" w:rsidRDefault="006676F6" w14:paraId="48BEBEC4" w14:textId="77777777">
      <w:pPr>
        <w:spacing w:line="240" w:lineRule="auto"/>
      </w:pPr>
      <w:r>
        <w:tab/>
      </w:r>
    </w:p>
    <w:p w:rsidR="2AEDAF73" w:rsidP="6AC5ED07" w:rsidRDefault="2AEDAF73" w14:paraId="00900CF8" w14:textId="25201E61">
      <w:pPr>
        <w:spacing w:line="240" w:lineRule="auto"/>
        <w:ind w:firstLine="720"/>
      </w:pPr>
      <w:r>
        <w:t xml:space="preserve">Despite their presence in huge numbers on coasts and islands across the world, seabird populations </w:t>
      </w:r>
      <w:r w:rsidR="37140BA2">
        <w:t xml:space="preserve">present </w:t>
      </w:r>
      <w:r w:rsidR="207BE5A1">
        <w:t>numerous</w:t>
      </w:r>
      <w:r w:rsidR="37140BA2">
        <w:t xml:space="preserve"> </w:t>
      </w:r>
      <w:r w:rsidR="5273BC13">
        <w:t xml:space="preserve">obstacles </w:t>
      </w:r>
      <w:r w:rsidR="37140BA2">
        <w:t xml:space="preserve">to population monitoring. </w:t>
      </w:r>
      <w:r w:rsidR="00168098">
        <w:t>Seabird colonies are often large</w:t>
      </w:r>
      <w:r w:rsidR="1791A1DC">
        <w:t xml:space="preserve">, </w:t>
      </w:r>
      <w:r w:rsidR="33C5017E">
        <w:t xml:space="preserve">diffuse, geographically </w:t>
      </w:r>
      <w:r w:rsidR="315AAAC3">
        <w:t>isolated</w:t>
      </w:r>
      <w:r w:rsidR="2FAC68D9">
        <w:t xml:space="preserve">, and </w:t>
      </w:r>
      <w:r w:rsidR="039BFE59">
        <w:t xml:space="preserve">in some cases </w:t>
      </w:r>
      <w:r w:rsidR="26E55728">
        <w:t>include a very large presence of non-breeding individuals that confound estimates of breeding totals (</w:t>
      </w:r>
      <w:r w:rsidR="2D4459F7">
        <w:t>Mercker et al. 2021</w:t>
      </w:r>
      <w:r w:rsidR="26E55728">
        <w:t xml:space="preserve">). </w:t>
      </w:r>
      <w:r w:rsidR="23863DCC">
        <w:t>M</w:t>
      </w:r>
      <w:r w:rsidR="2FAC68D9">
        <w:t xml:space="preserve">any </w:t>
      </w:r>
      <w:r w:rsidR="23863DCC">
        <w:t xml:space="preserve">seabird </w:t>
      </w:r>
      <w:r w:rsidR="2FAC68D9">
        <w:t xml:space="preserve">species </w:t>
      </w:r>
      <w:r w:rsidR="23863DCC">
        <w:t>also nest in burrows under soil or rock</w:t>
      </w:r>
      <w:r w:rsidR="1E09314E">
        <w:t xml:space="preserve">, such that </w:t>
      </w:r>
      <w:r w:rsidR="25787370">
        <w:t xml:space="preserve">variable </w:t>
      </w:r>
      <w:r w:rsidR="22E76C28">
        <w:t xml:space="preserve">substrate, </w:t>
      </w:r>
      <w:r w:rsidR="0E4CA31B">
        <w:t xml:space="preserve">topography and </w:t>
      </w:r>
      <w:r w:rsidR="5932C1B2">
        <w:t xml:space="preserve">detectability of breeders further </w:t>
      </w:r>
      <w:r w:rsidR="26E55728">
        <w:t>complicate</w:t>
      </w:r>
      <w:r w:rsidR="5932C1B2">
        <w:t>s</w:t>
      </w:r>
      <w:r w:rsidR="26E55728">
        <w:t xml:space="preserve"> </w:t>
      </w:r>
      <w:r w:rsidR="23863DCC">
        <w:t xml:space="preserve">population </w:t>
      </w:r>
      <w:r w:rsidR="26E55728">
        <w:t>censusing</w:t>
      </w:r>
      <w:r w:rsidR="0A2A173E">
        <w:t xml:space="preserve">, </w:t>
      </w:r>
      <w:r w:rsidR="67B63C08">
        <w:t>whereby the</w:t>
      </w:r>
      <w:r w:rsidR="0D64F043">
        <w:t xml:space="preserve"> method</w:t>
      </w:r>
      <w:r w:rsidR="57FFFDB0">
        <w:t xml:space="preserve"> </w:t>
      </w:r>
      <w:r w:rsidR="5F09EE50">
        <w:t xml:space="preserve">employed </w:t>
      </w:r>
      <w:r w:rsidR="57FFFDB0">
        <w:t>varies among and even within colonies</w:t>
      </w:r>
      <w:r w:rsidR="26E55728">
        <w:t xml:space="preserve"> (</w:t>
      </w:r>
      <w:r w:rsidR="2637E0E4">
        <w:t xml:space="preserve">e.g. </w:t>
      </w:r>
      <w:r w:rsidR="256D5280">
        <w:t xml:space="preserve">Buxton et al. 2015, </w:t>
      </w:r>
      <w:proofErr w:type="spellStart"/>
      <w:r w:rsidR="2637E0E4">
        <w:t>Arneill</w:t>
      </w:r>
      <w:proofErr w:type="spellEnd"/>
      <w:r w:rsidR="2637E0E4">
        <w:t xml:space="preserve"> et al. 2019,</w:t>
      </w:r>
      <w:r w:rsidR="4DA86B9B">
        <w:t xml:space="preserve"> Lavers et al. 2019</w:t>
      </w:r>
      <w:r w:rsidR="26E55728">
        <w:t>).</w:t>
      </w:r>
      <w:r w:rsidR="5932C1B2">
        <w:t xml:space="preserve"> </w:t>
      </w:r>
      <w:r w:rsidR="202B112B">
        <w:t>S</w:t>
      </w:r>
      <w:r w:rsidR="429DC613">
        <w:t>eabird population</w:t>
      </w:r>
      <w:r w:rsidR="5039B97F">
        <w:t xml:space="preserve"> monitoring</w:t>
      </w:r>
      <w:r w:rsidR="429DC613">
        <w:t xml:space="preserve"> has </w:t>
      </w:r>
      <w:r w:rsidR="202B112B">
        <w:t xml:space="preserve">thus </w:t>
      </w:r>
      <w:r w:rsidR="429DC613">
        <w:t xml:space="preserve">often been conducted </w:t>
      </w:r>
      <w:r w:rsidR="4AA58A6A">
        <w:t>sporadically</w:t>
      </w:r>
      <w:r w:rsidR="19BB12FA">
        <w:t xml:space="preserve"> and </w:t>
      </w:r>
      <w:r w:rsidR="79397D0D">
        <w:t xml:space="preserve">with </w:t>
      </w:r>
      <w:r w:rsidR="19BB12FA">
        <w:t xml:space="preserve">inconsistent </w:t>
      </w:r>
      <w:r w:rsidR="25787370">
        <w:t>methods</w:t>
      </w:r>
      <w:r w:rsidR="7E72C525">
        <w:t xml:space="preserve">, </w:t>
      </w:r>
      <w:r w:rsidR="03583992">
        <w:t>such that</w:t>
      </w:r>
      <w:r w:rsidR="7E72C525">
        <w:t xml:space="preserve"> c</w:t>
      </w:r>
      <w:r w:rsidR="1E27B077">
        <w:t xml:space="preserve">ombining </w:t>
      </w:r>
      <w:r w:rsidR="619B15E0">
        <w:t xml:space="preserve">these disparate </w:t>
      </w:r>
      <w:r w:rsidR="7BC34BCB">
        <w:t xml:space="preserve">and imprecise </w:t>
      </w:r>
      <w:r w:rsidR="641D597F">
        <w:t xml:space="preserve">estimates of colony size </w:t>
      </w:r>
      <w:r w:rsidR="74878B91">
        <w:t xml:space="preserve">to </w:t>
      </w:r>
      <w:r w:rsidR="67B7EAC3">
        <w:t xml:space="preserve">rigorously </w:t>
      </w:r>
      <w:r w:rsidR="5D9CF173">
        <w:t>assess</w:t>
      </w:r>
      <w:r w:rsidR="74878B91">
        <w:t xml:space="preserve"> population status</w:t>
      </w:r>
      <w:r w:rsidR="30DA3EBE">
        <w:t>, trajectories,</w:t>
      </w:r>
      <w:r w:rsidR="74878B91">
        <w:t xml:space="preserve"> and trend</w:t>
      </w:r>
      <w:r w:rsidR="5BC907ED">
        <w:t>s</w:t>
      </w:r>
      <w:r w:rsidR="085D8326">
        <w:t xml:space="preserve"> (i.e. annual relative abundance</w:t>
      </w:r>
      <w:r w:rsidR="3D95AC80">
        <w:t>, patterns of change in abundance,</w:t>
      </w:r>
      <w:r w:rsidR="085D8326">
        <w:t xml:space="preserve"> and rates of change in abundance, respectively)</w:t>
      </w:r>
      <w:r w:rsidR="30BD71BD">
        <w:t xml:space="preserve"> </w:t>
      </w:r>
      <w:r w:rsidR="74878B91">
        <w:t xml:space="preserve">of colonial seabirds at regional scales is </w:t>
      </w:r>
      <w:r w:rsidR="28878917">
        <w:t xml:space="preserve">even more of </w:t>
      </w:r>
      <w:r w:rsidR="74878B91">
        <w:t xml:space="preserve">a challenge. </w:t>
      </w:r>
    </w:p>
    <w:p w:rsidR="00CC6199" w:rsidP="6AC5ED07" w:rsidRDefault="00CC6199" w14:paraId="5C7CA919" w14:textId="0CD0FDE4">
      <w:pPr>
        <w:spacing w:line="240" w:lineRule="auto"/>
      </w:pPr>
      <w:r>
        <w:tab/>
      </w:r>
      <w:r w:rsidR="36D3859D">
        <w:t xml:space="preserve">Adding urgency to these </w:t>
      </w:r>
      <w:r w:rsidR="1D06A434">
        <w:t xml:space="preserve">estimation </w:t>
      </w:r>
      <w:r w:rsidR="429DC613">
        <w:t>difficulties</w:t>
      </w:r>
      <w:r w:rsidR="1D06A434">
        <w:t xml:space="preserve">, </w:t>
      </w:r>
      <w:r w:rsidR="5EAE6817">
        <w:t>numerous</w:t>
      </w:r>
      <w:r w:rsidR="483E6357">
        <w:t xml:space="preserve"> colonial seabird populations are</w:t>
      </w:r>
      <w:r w:rsidR="1C832045">
        <w:t xml:space="preserve"> documented or suspected to be in</w:t>
      </w:r>
      <w:r w:rsidR="483E6357">
        <w:t xml:space="preserve"> declin</w:t>
      </w:r>
      <w:r w:rsidR="5C5D13BA">
        <w:t>e</w:t>
      </w:r>
      <w:r w:rsidR="483E6357">
        <w:t xml:space="preserve"> and </w:t>
      </w:r>
      <w:r w:rsidR="74F19615">
        <w:t xml:space="preserve">at risk from anthropogenic </w:t>
      </w:r>
      <w:r w:rsidR="79397D0D">
        <w:t>threats</w:t>
      </w:r>
      <w:r w:rsidR="483E6357">
        <w:t xml:space="preserve"> </w:t>
      </w:r>
      <w:r w:rsidR="0E32992E">
        <w:t xml:space="preserve">and ongoing environmental changes </w:t>
      </w:r>
      <w:r w:rsidR="3F7FC2A0">
        <w:t>(</w:t>
      </w:r>
      <w:r w:rsidR="3DA8EB7A">
        <w:t xml:space="preserve">e.g. </w:t>
      </w:r>
      <w:r w:rsidR="62662A27">
        <w:t xml:space="preserve">Paleczny et al. 2015, </w:t>
      </w:r>
      <w:r w:rsidR="3CABD26F">
        <w:t>Dias et al. 2019</w:t>
      </w:r>
      <w:r w:rsidR="3F7FC2A0">
        <w:t>).</w:t>
      </w:r>
      <w:r w:rsidR="4E389600">
        <w:t xml:space="preserve"> In addition to long</w:t>
      </w:r>
      <w:r w:rsidR="4AE5AD2E">
        <w:t>-term fisheries bycatch impacts (e.g.</w:t>
      </w:r>
      <w:r w:rsidR="089139A9">
        <w:t xml:space="preserve"> </w:t>
      </w:r>
      <w:r w:rsidR="239944C2">
        <w:t xml:space="preserve">Anderson et al. 2011, </w:t>
      </w:r>
      <w:r w:rsidR="4E168EE5">
        <w:t xml:space="preserve">Regular et al. 2013, </w:t>
      </w:r>
      <w:proofErr w:type="spellStart"/>
      <w:r w:rsidR="5B657838">
        <w:t>Grémillet</w:t>
      </w:r>
      <w:proofErr w:type="spellEnd"/>
      <w:r w:rsidR="5B657838">
        <w:t xml:space="preserve"> et al. 2018, Christensen-Dalsgaard et al. 2019</w:t>
      </w:r>
      <w:r w:rsidR="4AE5AD2E">
        <w:t>), seabirds are now increasingly vulnerable to</w:t>
      </w:r>
      <w:r w:rsidR="343A24D0">
        <w:t xml:space="preserve"> </w:t>
      </w:r>
      <w:r w:rsidR="4296D03E">
        <w:t xml:space="preserve">effects of </w:t>
      </w:r>
      <w:r w:rsidR="3D8014A3">
        <w:t xml:space="preserve">offshore energy production, </w:t>
      </w:r>
      <w:r w:rsidR="67E73092">
        <w:t>light attraction, pollution</w:t>
      </w:r>
      <w:r w:rsidR="40E476DE">
        <w:t>,</w:t>
      </w:r>
      <w:r w:rsidR="089139A9">
        <w:t xml:space="preserve"> and </w:t>
      </w:r>
      <w:r w:rsidR="40E476DE">
        <w:t xml:space="preserve">invasive species </w:t>
      </w:r>
      <w:r w:rsidR="089139A9">
        <w:t>(</w:t>
      </w:r>
      <w:r w:rsidR="148DF9AF">
        <w:t xml:space="preserve">e.g. </w:t>
      </w:r>
      <w:r w:rsidR="5FF679A0">
        <w:t xml:space="preserve">Ronconi et al. 2015, </w:t>
      </w:r>
      <w:r w:rsidR="40E476DE">
        <w:t xml:space="preserve">Dias et al. </w:t>
      </w:r>
      <w:r w:rsidR="36D014FD">
        <w:t>2019</w:t>
      </w:r>
      <w:r w:rsidR="4B87F49B">
        <w:t>,</w:t>
      </w:r>
      <w:r w:rsidR="36D014FD">
        <w:t xml:space="preserve"> </w:t>
      </w:r>
      <w:r w:rsidR="5FF679A0">
        <w:t>Gilmour et al. 2023</w:t>
      </w:r>
      <w:r w:rsidR="089139A9">
        <w:t xml:space="preserve">). Climate change </w:t>
      </w:r>
      <w:r w:rsidR="63082C11">
        <w:t xml:space="preserve">represents </w:t>
      </w:r>
      <w:r w:rsidR="089139A9">
        <w:t>a</w:t>
      </w:r>
      <w:r w:rsidR="34BF534C">
        <w:t xml:space="preserve"> further</w:t>
      </w:r>
      <w:r w:rsidR="63082C11">
        <w:t xml:space="preserve"> </w:t>
      </w:r>
      <w:r w:rsidR="089139A9">
        <w:t xml:space="preserve">pervasive challenge </w:t>
      </w:r>
      <w:r w:rsidR="63082C11">
        <w:t xml:space="preserve">for seabirds </w:t>
      </w:r>
      <w:r w:rsidR="1D65BBDB">
        <w:t xml:space="preserve">in </w:t>
      </w:r>
      <w:r w:rsidR="1AE5D952">
        <w:t xml:space="preserve">both their marine and terrestrial habitats </w:t>
      </w:r>
      <w:r w:rsidR="63082C11">
        <w:t>(</w:t>
      </w:r>
      <w:r w:rsidR="38D58B55">
        <w:t xml:space="preserve">e.g. </w:t>
      </w:r>
      <w:r w:rsidR="148DF9AF">
        <w:t>Sandvik et al. 20</w:t>
      </w:r>
      <w:r w:rsidR="7CF70DD4">
        <w:t>12,</w:t>
      </w:r>
      <w:r w:rsidR="77FA501D">
        <w:t xml:space="preserve"> Dias et al. 2019</w:t>
      </w:r>
      <w:r w:rsidR="63082C11">
        <w:t xml:space="preserve">), </w:t>
      </w:r>
      <w:r w:rsidR="145620F3">
        <w:t xml:space="preserve">such that cumulative stressors </w:t>
      </w:r>
      <w:r w:rsidR="4B7D63C0">
        <w:t xml:space="preserve">can be particularly </w:t>
      </w:r>
      <w:r w:rsidR="16AD0997">
        <w:t xml:space="preserve">strong </w:t>
      </w:r>
      <w:r w:rsidR="789E54C6">
        <w:t xml:space="preserve">among widespread </w:t>
      </w:r>
      <w:r w:rsidR="1AE5D952">
        <w:t>species</w:t>
      </w:r>
      <w:r w:rsidR="1F2073D6">
        <w:t xml:space="preserve"> </w:t>
      </w:r>
      <w:r w:rsidR="789E54C6">
        <w:t>(</w:t>
      </w:r>
      <w:r w:rsidR="00A024E9">
        <w:t>Lieske et al. 2020, Phillips et al. 2023</w:t>
      </w:r>
      <w:r w:rsidR="789E54C6">
        <w:t>)</w:t>
      </w:r>
      <w:r w:rsidR="5D428535">
        <w:t>.</w:t>
      </w:r>
      <w:r w:rsidR="5C8BEAD1">
        <w:t xml:space="preserve"> These </w:t>
      </w:r>
      <w:r w:rsidR="1C80529A">
        <w:t xml:space="preserve">myriad </w:t>
      </w:r>
      <w:r w:rsidR="5C8BEAD1">
        <w:t>stressors can</w:t>
      </w:r>
      <w:r w:rsidR="05C51F35">
        <w:t xml:space="preserve"> have localized or broad impacts </w:t>
      </w:r>
      <w:r w:rsidR="5A16E073">
        <w:t xml:space="preserve">depending on the spatiotemporal overlap in threats among </w:t>
      </w:r>
      <w:r w:rsidR="1568DD68">
        <w:t>colonies and</w:t>
      </w:r>
      <w:r w:rsidR="13C8FF4B">
        <w:t xml:space="preserve"> can thus </w:t>
      </w:r>
      <w:r w:rsidR="6B8D6C91">
        <w:t>manifest</w:t>
      </w:r>
      <w:r w:rsidR="13C8FF4B">
        <w:t xml:space="preserve"> as synchronous or asynchronous </w:t>
      </w:r>
      <w:r w:rsidR="36A97B9C">
        <w:t>patterns</w:t>
      </w:r>
      <w:r w:rsidR="13C8FF4B">
        <w:t xml:space="preserve"> </w:t>
      </w:r>
      <w:r w:rsidR="6EE35C52">
        <w:t xml:space="preserve">in </w:t>
      </w:r>
      <w:r w:rsidR="065CC3F9">
        <w:t xml:space="preserve">population </w:t>
      </w:r>
      <w:r w:rsidR="581F7DD8">
        <w:t>change</w:t>
      </w:r>
      <w:r w:rsidR="065CC3F9">
        <w:t xml:space="preserve"> at the colony level</w:t>
      </w:r>
      <w:r w:rsidR="4931E172">
        <w:t xml:space="preserve">, </w:t>
      </w:r>
      <w:r w:rsidR="455FD14B">
        <w:t>in turn</w:t>
      </w:r>
      <w:r w:rsidR="4931E172">
        <w:t xml:space="preserve"> determining </w:t>
      </w:r>
      <w:r w:rsidR="2EB6C098">
        <w:t xml:space="preserve">long-term </w:t>
      </w:r>
      <w:r w:rsidR="4931E172">
        <w:t>patterns of change at the regional level</w:t>
      </w:r>
      <w:r w:rsidR="3DE45915">
        <w:t>.</w:t>
      </w:r>
      <w:r w:rsidR="5D428535">
        <w:t xml:space="preserve"> </w:t>
      </w:r>
      <w:r w:rsidR="05C3D674">
        <w:t xml:space="preserve">Despite the pressing need for robust </w:t>
      </w:r>
      <w:r w:rsidR="4895C2A6">
        <w:t>evaluation</w:t>
      </w:r>
      <w:r w:rsidR="05C3D674">
        <w:t xml:space="preserve"> of</w:t>
      </w:r>
      <w:r w:rsidR="30BD71BD">
        <w:t xml:space="preserve"> </w:t>
      </w:r>
      <w:r w:rsidR="3119EC48">
        <w:t>population trajectories</w:t>
      </w:r>
      <w:r w:rsidR="7566D449">
        <w:t xml:space="preserve"> </w:t>
      </w:r>
      <w:r w:rsidR="3119EC48">
        <w:t>and</w:t>
      </w:r>
      <w:r w:rsidR="6B476121">
        <w:t xml:space="preserve"> </w:t>
      </w:r>
      <w:r w:rsidR="05C3D674">
        <w:t>trends</w:t>
      </w:r>
      <w:r w:rsidR="74B8E489">
        <w:t>, and ultimately</w:t>
      </w:r>
      <w:r w:rsidR="174844AC">
        <w:t xml:space="preserve"> </w:t>
      </w:r>
      <w:r w:rsidR="63380C60">
        <w:t>drivers of change</w:t>
      </w:r>
      <w:r w:rsidR="111FB857">
        <w:t xml:space="preserve">, </w:t>
      </w:r>
      <w:r w:rsidR="51818533">
        <w:t>statistical tools are not yet widely avai</w:t>
      </w:r>
      <w:r w:rsidR="1F56EF30">
        <w:t>l</w:t>
      </w:r>
      <w:r w:rsidR="51818533">
        <w:t>able that</w:t>
      </w:r>
      <w:r w:rsidR="4BA79DE5">
        <w:t xml:space="preserve"> can account for the sparseness and uncertainty in</w:t>
      </w:r>
      <w:r w:rsidR="53BF0597">
        <w:t>herent in most</w:t>
      </w:r>
      <w:r w:rsidR="4BA79DE5">
        <w:t xml:space="preserve"> seabird monitoring data.</w:t>
      </w:r>
      <w:r w:rsidR="30BD71BD">
        <w:t xml:space="preserve"> </w:t>
      </w:r>
    </w:p>
    <w:p w:rsidR="0013207F" w:rsidP="6968F705" w:rsidRDefault="36CABA30" w14:paraId="11A4AB40" w14:textId="3CC9B829">
      <w:pPr>
        <w:spacing w:line="240" w:lineRule="auto"/>
        <w:ind w:firstLine="720"/>
      </w:pPr>
      <w:r>
        <w:t xml:space="preserve">Building from </w:t>
      </w:r>
      <w:r w:rsidR="3D93EC38">
        <w:t>models de</w:t>
      </w:r>
      <w:r w:rsidR="560FAA26">
        <w:t>scribed</w:t>
      </w:r>
      <w:r w:rsidR="3D93EC38">
        <w:t xml:space="preserve"> by Smith &amp; Edwards (2021) for applications to landbird survey data, w</w:t>
      </w:r>
      <w:commentRangeStart w:id="1"/>
      <w:commentRangeStart w:id="2"/>
      <w:r w:rsidR="1A2CC9A3">
        <w:t>e</w:t>
      </w:r>
      <w:commentRangeEnd w:id="1"/>
      <w:r>
        <w:commentReference w:id="1"/>
      </w:r>
      <w:commentRangeEnd w:id="2"/>
      <w:r>
        <w:commentReference w:id="2"/>
      </w:r>
      <w:r w:rsidR="1A2CC9A3">
        <w:t xml:space="preserve"> propose</w:t>
      </w:r>
      <w:r w:rsidR="7DD9E8F7">
        <w:t xml:space="preserve"> a</w:t>
      </w:r>
      <w:r w:rsidR="5066E9FE">
        <w:t xml:space="preserve"> Bayesian</w:t>
      </w:r>
      <w:r w:rsidR="7DD9E8F7">
        <w:t xml:space="preserve"> </w:t>
      </w:r>
      <w:r w:rsidR="41D74C3E">
        <w:t xml:space="preserve">hierarchical generalized additive </w:t>
      </w:r>
      <w:r w:rsidR="69BEF566">
        <w:t xml:space="preserve">mixed </w:t>
      </w:r>
      <w:r w:rsidR="41D74C3E">
        <w:t>model (GAM</w:t>
      </w:r>
      <w:r w:rsidR="5CA5E620">
        <w:t>M</w:t>
      </w:r>
      <w:r w:rsidR="41D74C3E">
        <w:t xml:space="preserve">) </w:t>
      </w:r>
      <w:r w:rsidR="7DD9E8F7">
        <w:t>approach</w:t>
      </w:r>
      <w:r w:rsidR="6E3B6E7E">
        <w:t xml:space="preserve"> for estimating regional trajectories and trends of seabird populations. This approach </w:t>
      </w:r>
      <w:r w:rsidR="45368AC8">
        <w:t>can handle</w:t>
      </w:r>
      <w:r w:rsidR="7DD9E8F7">
        <w:t xml:space="preserve"> the challenges of</w:t>
      </w:r>
      <w:r w:rsidR="3F29DAC2">
        <w:t xml:space="preserve"> infrequent and </w:t>
      </w:r>
      <w:r w:rsidR="1AC253F6">
        <w:t>imprecise</w:t>
      </w:r>
      <w:r w:rsidR="3F29DAC2">
        <w:t xml:space="preserve"> colony surveys</w:t>
      </w:r>
      <w:r w:rsidR="4AA51703">
        <w:t xml:space="preserve">, </w:t>
      </w:r>
      <w:r w:rsidR="00DF7852">
        <w:t xml:space="preserve">permits </w:t>
      </w:r>
      <w:r w:rsidRPr="7C7F1A01" w:rsidR="1BD1D5B2">
        <w:rPr>
          <w:rFonts w:ascii="Calibri" w:hAnsi="Calibri" w:eastAsia="Calibri" w:cs="Calibri"/>
        </w:rPr>
        <w:t xml:space="preserve">flexible population trajectories without assumptions of the pattern of change over time, and </w:t>
      </w:r>
      <w:r w:rsidRPr="7C7F1A01" w:rsidR="08A51920">
        <w:rPr>
          <w:rFonts w:ascii="Calibri" w:hAnsi="Calibri" w:eastAsia="Calibri" w:cs="Calibri"/>
        </w:rPr>
        <w:t>allow</w:t>
      </w:r>
      <w:r w:rsidRPr="7C7F1A01" w:rsidR="2F0097F5">
        <w:rPr>
          <w:rFonts w:ascii="Calibri" w:hAnsi="Calibri" w:eastAsia="Calibri" w:cs="Calibri"/>
        </w:rPr>
        <w:t>s</w:t>
      </w:r>
      <w:r w:rsidRPr="7C7F1A01" w:rsidR="08A51920">
        <w:rPr>
          <w:rFonts w:ascii="Calibri" w:hAnsi="Calibri" w:eastAsia="Calibri" w:cs="Calibri"/>
        </w:rPr>
        <w:t xml:space="preserve"> </w:t>
      </w:r>
      <w:r w:rsidRPr="7C7F1A01" w:rsidR="0CF3DD98">
        <w:rPr>
          <w:rFonts w:ascii="Calibri" w:hAnsi="Calibri" w:eastAsia="Calibri" w:cs="Calibri"/>
        </w:rPr>
        <w:t>information</w:t>
      </w:r>
      <w:r w:rsidRPr="7C7F1A01" w:rsidR="0E60C668">
        <w:rPr>
          <w:rFonts w:ascii="Calibri" w:hAnsi="Calibri" w:eastAsia="Calibri" w:cs="Calibri"/>
        </w:rPr>
        <w:t xml:space="preserve"> sharing</w:t>
      </w:r>
      <w:r w:rsidRPr="7C7F1A01" w:rsidR="0CF3DD98">
        <w:rPr>
          <w:rFonts w:ascii="Calibri" w:hAnsi="Calibri" w:eastAsia="Calibri" w:cs="Calibri"/>
        </w:rPr>
        <w:t xml:space="preserve"> on population change across monitored colonies</w:t>
      </w:r>
      <w:r w:rsidRPr="7C7F1A01" w:rsidR="3B020755">
        <w:rPr>
          <w:rFonts w:ascii="Calibri" w:hAnsi="Calibri" w:eastAsia="Calibri" w:cs="Calibri"/>
        </w:rPr>
        <w:t xml:space="preserve"> while perpetuating uncertainty through the model via Bayesian met</w:t>
      </w:r>
      <w:r w:rsidRPr="7C7F1A01" w:rsidR="4F05F22E">
        <w:rPr>
          <w:rFonts w:ascii="Calibri" w:hAnsi="Calibri" w:eastAsia="Calibri" w:cs="Calibri"/>
        </w:rPr>
        <w:t>hods</w:t>
      </w:r>
      <w:r w:rsidRPr="7C7F1A01" w:rsidR="72EFE96B">
        <w:rPr>
          <w:rFonts w:ascii="Calibri" w:hAnsi="Calibri" w:eastAsia="Calibri" w:cs="Calibri"/>
        </w:rPr>
        <w:t>.</w:t>
      </w:r>
      <w:r w:rsidRPr="7C7F1A01" w:rsidR="0A1F150E">
        <w:rPr>
          <w:rFonts w:ascii="Calibri" w:hAnsi="Calibri" w:eastAsia="Calibri" w:cs="Calibri"/>
        </w:rPr>
        <w:t xml:space="preserve"> </w:t>
      </w:r>
      <w:r w:rsidRPr="7C7F1A01" w:rsidR="16C6D4E6">
        <w:rPr>
          <w:rFonts w:ascii="Calibri" w:hAnsi="Calibri" w:eastAsia="Calibri" w:cs="Calibri"/>
        </w:rPr>
        <w:t>Because</w:t>
      </w:r>
      <w:r w:rsidRPr="7C7F1A01" w:rsidR="0A1F150E">
        <w:rPr>
          <w:rFonts w:ascii="Calibri" w:hAnsi="Calibri" w:eastAsia="Calibri" w:cs="Calibri"/>
        </w:rPr>
        <w:t xml:space="preserve"> </w:t>
      </w:r>
      <w:r w:rsidRPr="7C7F1A01" w:rsidR="513D1FAA">
        <w:rPr>
          <w:rFonts w:ascii="Calibri" w:hAnsi="Calibri" w:eastAsia="Calibri" w:cs="Calibri"/>
        </w:rPr>
        <w:t xml:space="preserve">seabird </w:t>
      </w:r>
      <w:r w:rsidRPr="7C7F1A01" w:rsidR="0A1F150E">
        <w:rPr>
          <w:rFonts w:ascii="Calibri" w:hAnsi="Calibri" w:eastAsia="Calibri" w:cs="Calibri"/>
        </w:rPr>
        <w:t xml:space="preserve">surveys </w:t>
      </w:r>
      <w:r w:rsidRPr="7C7F1A01" w:rsidR="71AC59D2">
        <w:rPr>
          <w:rFonts w:ascii="Calibri" w:hAnsi="Calibri" w:eastAsia="Calibri" w:cs="Calibri"/>
        </w:rPr>
        <w:t xml:space="preserve">often use </w:t>
      </w:r>
      <w:r w:rsidRPr="7C7F1A01" w:rsidR="0E11E9E7">
        <w:rPr>
          <w:rFonts w:ascii="Calibri" w:hAnsi="Calibri" w:eastAsia="Calibri" w:cs="Calibri"/>
        </w:rPr>
        <w:t>approaches</w:t>
      </w:r>
      <w:r w:rsidRPr="7C7F1A01" w:rsidR="0A1F150E">
        <w:rPr>
          <w:rFonts w:ascii="Calibri" w:hAnsi="Calibri" w:eastAsia="Calibri" w:cs="Calibri"/>
        </w:rPr>
        <w:t xml:space="preserve"> that allow for estimation of total colony size</w:t>
      </w:r>
      <w:r w:rsidRPr="7C7F1A01" w:rsidR="71BAE6DC">
        <w:rPr>
          <w:rFonts w:ascii="Calibri" w:hAnsi="Calibri" w:eastAsia="Calibri" w:cs="Calibri"/>
        </w:rPr>
        <w:t>,</w:t>
      </w:r>
      <w:r w:rsidRPr="7C7F1A01" w:rsidR="72EFE96B">
        <w:rPr>
          <w:rFonts w:ascii="Calibri" w:hAnsi="Calibri" w:eastAsia="Calibri" w:cs="Calibri"/>
        </w:rPr>
        <w:t xml:space="preserve"> </w:t>
      </w:r>
      <w:r w:rsidRPr="7C7F1A01" w:rsidR="1D438B2A">
        <w:rPr>
          <w:rFonts w:ascii="Calibri" w:hAnsi="Calibri" w:eastAsia="Calibri" w:cs="Calibri"/>
        </w:rPr>
        <w:t>c</w:t>
      </w:r>
      <w:r w:rsidRPr="7C7F1A01" w:rsidR="21A3A0AF">
        <w:rPr>
          <w:rFonts w:ascii="Calibri" w:hAnsi="Calibri" w:eastAsia="Calibri" w:cs="Calibri"/>
        </w:rPr>
        <w:t xml:space="preserve">olony impacts on the regional trajectory </w:t>
      </w:r>
      <w:r w:rsidR="265ED42A">
        <w:t>are</w:t>
      </w:r>
      <w:r w:rsidRPr="7C7F1A01" w:rsidR="2F049FEE">
        <w:rPr>
          <w:rFonts w:ascii="Calibri" w:hAnsi="Calibri" w:eastAsia="Calibri" w:cs="Calibri"/>
        </w:rPr>
        <w:t xml:space="preserve"> naturally</w:t>
      </w:r>
      <w:r w:rsidRPr="7C7F1A01" w:rsidR="21A3A0AF">
        <w:rPr>
          <w:rFonts w:ascii="Calibri" w:hAnsi="Calibri" w:eastAsia="Calibri" w:cs="Calibri"/>
        </w:rPr>
        <w:t xml:space="preserve"> weighted relative to colony size, </w:t>
      </w:r>
      <w:r w:rsidR="0DB533E9">
        <w:t xml:space="preserve">allowing </w:t>
      </w:r>
      <w:r w:rsidRPr="7C7F1A01" w:rsidR="33E6CFAE">
        <w:rPr>
          <w:rFonts w:eastAsiaTheme="minorEastAsia"/>
        </w:rPr>
        <w:t>larger colonies</w:t>
      </w:r>
      <w:r w:rsidRPr="7C7F1A01" w:rsidR="02607743">
        <w:rPr>
          <w:rFonts w:eastAsiaTheme="minorEastAsia"/>
        </w:rPr>
        <w:t xml:space="preserve"> to</w:t>
      </w:r>
      <w:r w:rsidRPr="7C7F1A01" w:rsidR="33E6CFAE">
        <w:rPr>
          <w:rFonts w:eastAsiaTheme="minorEastAsia"/>
        </w:rPr>
        <w:t xml:space="preserve"> have a stronger impact on the estimated regional population dyn</w:t>
      </w:r>
      <w:r w:rsidRPr="7C7F1A01" w:rsidR="1DFF9F36">
        <w:rPr>
          <w:rFonts w:eastAsiaTheme="minorEastAsia"/>
        </w:rPr>
        <w:t>amics</w:t>
      </w:r>
      <w:r w:rsidRPr="7C7F1A01" w:rsidR="33E6CFAE">
        <w:rPr>
          <w:rFonts w:eastAsiaTheme="minorEastAsia"/>
        </w:rPr>
        <w:t>.</w:t>
      </w:r>
      <w:r w:rsidRPr="7C7F1A01" w:rsidR="6D2EB3CC">
        <w:rPr>
          <w:rFonts w:eastAsiaTheme="minorEastAsia"/>
        </w:rPr>
        <w:t xml:space="preserve"> I</w:t>
      </w:r>
      <w:r w:rsidRPr="7C7F1A01" w:rsidR="2297997C">
        <w:rPr>
          <w:rFonts w:ascii="Calibri" w:hAnsi="Calibri" w:eastAsia="Calibri" w:cs="Calibri"/>
        </w:rPr>
        <w:t xml:space="preserve">nterval-specific rates of mean annual population change, or </w:t>
      </w:r>
      <w:r w:rsidRPr="7C7F1A01" w:rsidR="270413CD">
        <w:rPr>
          <w:rFonts w:ascii="Calibri" w:hAnsi="Calibri" w:eastAsia="Calibri" w:cs="Calibri"/>
        </w:rPr>
        <w:t xml:space="preserve">regional </w:t>
      </w:r>
      <w:r w:rsidRPr="7C7F1A01" w:rsidR="2727D902">
        <w:rPr>
          <w:rFonts w:ascii="Calibri" w:hAnsi="Calibri" w:eastAsia="Calibri" w:cs="Calibri"/>
        </w:rPr>
        <w:t>trends</w:t>
      </w:r>
      <w:r w:rsidRPr="7C7F1A01" w:rsidR="4FDC9361">
        <w:rPr>
          <w:rFonts w:ascii="Calibri" w:hAnsi="Calibri" w:eastAsia="Calibri" w:cs="Calibri"/>
        </w:rPr>
        <w:t>,</w:t>
      </w:r>
      <w:r w:rsidRPr="7C7F1A01" w:rsidR="2727D902">
        <w:rPr>
          <w:rFonts w:ascii="Calibri" w:hAnsi="Calibri" w:eastAsia="Calibri" w:cs="Calibri"/>
        </w:rPr>
        <w:t xml:space="preserve"> can</w:t>
      </w:r>
      <w:r w:rsidRPr="7C7F1A01" w:rsidR="007CC23F">
        <w:rPr>
          <w:rFonts w:ascii="Calibri" w:hAnsi="Calibri" w:eastAsia="Calibri" w:cs="Calibri"/>
        </w:rPr>
        <w:t xml:space="preserve"> then</w:t>
      </w:r>
      <w:r w:rsidRPr="7C7F1A01" w:rsidR="2727D902">
        <w:rPr>
          <w:rFonts w:ascii="Calibri" w:hAnsi="Calibri" w:eastAsia="Calibri" w:cs="Calibri"/>
        </w:rPr>
        <w:t xml:space="preserve"> be derived</w:t>
      </w:r>
      <w:r w:rsidRPr="7C7F1A01" w:rsidR="415E7968">
        <w:rPr>
          <w:rFonts w:ascii="Calibri" w:hAnsi="Calibri" w:eastAsia="Calibri" w:cs="Calibri"/>
        </w:rPr>
        <w:t xml:space="preserve"> from any </w:t>
      </w:r>
      <w:r w:rsidRPr="7C7F1A01" w:rsidR="263E579A">
        <w:rPr>
          <w:rFonts w:ascii="Calibri" w:hAnsi="Calibri" w:eastAsia="Calibri" w:cs="Calibri"/>
        </w:rPr>
        <w:t>stretch</w:t>
      </w:r>
      <w:r w:rsidRPr="7C7F1A01" w:rsidR="415E7968">
        <w:rPr>
          <w:rFonts w:ascii="Calibri" w:hAnsi="Calibri" w:eastAsia="Calibri" w:cs="Calibri"/>
        </w:rPr>
        <w:t xml:space="preserve"> of the</w:t>
      </w:r>
      <w:r w:rsidRPr="7C7F1A01" w:rsidR="09628E65">
        <w:rPr>
          <w:rFonts w:ascii="Calibri" w:hAnsi="Calibri" w:eastAsia="Calibri" w:cs="Calibri"/>
        </w:rPr>
        <w:t xml:space="preserve"> regional trajectory</w:t>
      </w:r>
      <w:r w:rsidRPr="7C7F1A01" w:rsidR="415E7968">
        <w:rPr>
          <w:rFonts w:ascii="Calibri" w:hAnsi="Calibri" w:eastAsia="Calibri" w:cs="Calibri"/>
        </w:rPr>
        <w:t xml:space="preserve"> time series</w:t>
      </w:r>
      <w:r w:rsidRPr="7C7F1A01" w:rsidR="5C0B11DA">
        <w:rPr>
          <w:rFonts w:ascii="Calibri" w:hAnsi="Calibri" w:eastAsia="Calibri" w:cs="Calibri"/>
        </w:rPr>
        <w:t xml:space="preserve">, with the </w:t>
      </w:r>
      <w:r w:rsidRPr="7C7F1A01" w:rsidR="0855F097">
        <w:rPr>
          <w:rFonts w:ascii="Calibri" w:hAnsi="Calibri" w:eastAsia="Calibri" w:cs="Calibri"/>
        </w:rPr>
        <w:t>length</w:t>
      </w:r>
      <w:r w:rsidRPr="7C7F1A01" w:rsidR="5C0B11DA">
        <w:rPr>
          <w:rFonts w:ascii="Calibri" w:hAnsi="Calibri" w:eastAsia="Calibri" w:cs="Calibri"/>
        </w:rPr>
        <w:t xml:space="preserve"> dictated by the required application</w:t>
      </w:r>
      <w:r w:rsidRPr="7C7F1A01" w:rsidR="0C58F280">
        <w:rPr>
          <w:rFonts w:ascii="Calibri" w:hAnsi="Calibri" w:eastAsia="Calibri" w:cs="Calibri"/>
        </w:rPr>
        <w:t>.</w:t>
      </w:r>
      <w:r w:rsidR="197CA8F5">
        <w:t xml:space="preserve"> </w:t>
      </w:r>
      <w:r w:rsidR="5F8BD546">
        <w:t xml:space="preserve">For example, </w:t>
      </w:r>
      <w:r w:rsidR="01AF3546">
        <w:t>Canada’s national species status assessments by the Committee on the Status of Endangered Wildlife in Canada (</w:t>
      </w:r>
      <w:r w:rsidR="5F8BD546">
        <w:t>COSEWIC</w:t>
      </w:r>
      <w:r w:rsidR="07D02608">
        <w:t xml:space="preserve">), as well as the </w:t>
      </w:r>
      <w:r w:rsidR="569E211D">
        <w:t xml:space="preserve">status </w:t>
      </w:r>
      <w:r w:rsidR="07D02608">
        <w:t>criteria for the International Union on the Conservation of Nature (IUCN), are based on trends over</w:t>
      </w:r>
      <w:r w:rsidR="5F8BD546">
        <w:t xml:space="preserve"> three generations,</w:t>
      </w:r>
      <w:r w:rsidR="7319BDCD">
        <w:t xml:space="preserve"> while more</w:t>
      </w:r>
      <w:r w:rsidR="5F8BD546">
        <w:t xml:space="preserve"> short-ter</w:t>
      </w:r>
      <w:r w:rsidR="6FCFF831">
        <w:t>m trends or changes in trend over time c</w:t>
      </w:r>
      <w:r w:rsidR="1455CA47">
        <w:t>an be more useful for assessing species recovery</w:t>
      </w:r>
      <w:r w:rsidR="657D62EA">
        <w:t xml:space="preserve"> or extinction risk</w:t>
      </w:r>
      <w:r w:rsidR="6FCFF831">
        <w:t>.</w:t>
      </w:r>
      <w:r w:rsidR="5F8BD546">
        <w:t xml:space="preserve"> </w:t>
      </w:r>
    </w:p>
    <w:p w:rsidRPr="00717F15" w:rsidR="00141944" w:rsidP="004702C3" w:rsidRDefault="42572A89" w14:paraId="7DD163D9" w14:textId="788BAD6F">
      <w:pPr>
        <w:spacing w:line="240" w:lineRule="auto"/>
        <w:ind w:firstLine="720"/>
      </w:pPr>
      <w:r>
        <w:t>To demonstrate our approach</w:t>
      </w:r>
      <w:r w:rsidR="45C0ED37">
        <w:t xml:space="preserve"> and </w:t>
      </w:r>
      <w:r w:rsidR="00AD731F">
        <w:t xml:space="preserve">to </w:t>
      </w:r>
      <w:r w:rsidR="45C0ED37">
        <w:t xml:space="preserve">illustrate how </w:t>
      </w:r>
      <w:r w:rsidR="6FDF057F">
        <w:t xml:space="preserve">the </w:t>
      </w:r>
      <w:r w:rsidR="45C0ED37">
        <w:t>results can be</w:t>
      </w:r>
      <w:r w:rsidR="6B9D332A">
        <w:t xml:space="preserve"> reported and</w:t>
      </w:r>
      <w:r w:rsidR="45C0ED37">
        <w:t xml:space="preserve"> interpreted for conservation-based uses, </w:t>
      </w:r>
      <w:r>
        <w:t>w</w:t>
      </w:r>
      <w:r w:rsidR="197CA8F5">
        <w:t xml:space="preserve">e </w:t>
      </w:r>
      <w:r w:rsidR="2C67CF37">
        <w:t>apply the model to</w:t>
      </w:r>
      <w:r w:rsidR="197CA8F5">
        <w:t xml:space="preserve"> </w:t>
      </w:r>
      <w:r w:rsidR="1FFF22AE">
        <w:t xml:space="preserve">colony census data from </w:t>
      </w:r>
      <w:r w:rsidR="197CA8F5">
        <w:t xml:space="preserve">two </w:t>
      </w:r>
      <w:r w:rsidR="3C321E1B">
        <w:t xml:space="preserve">priority </w:t>
      </w:r>
      <w:r w:rsidR="197CA8F5">
        <w:t xml:space="preserve">burrow-nesting species in </w:t>
      </w:r>
      <w:r w:rsidR="00482BA7">
        <w:t>e</w:t>
      </w:r>
      <w:r w:rsidR="197CA8F5">
        <w:t>astern Canada, Leach’s storm-petrel (</w:t>
      </w:r>
      <w:proofErr w:type="spellStart"/>
      <w:r w:rsidRPr="6968F705" w:rsidR="197CA8F5">
        <w:rPr>
          <w:i/>
          <w:iCs/>
        </w:rPr>
        <w:t>Hydrobates</w:t>
      </w:r>
      <w:proofErr w:type="spellEnd"/>
      <w:r w:rsidRPr="6968F705" w:rsidR="197CA8F5">
        <w:rPr>
          <w:i/>
          <w:iCs/>
        </w:rPr>
        <w:t xml:space="preserve"> </w:t>
      </w:r>
      <w:proofErr w:type="spellStart"/>
      <w:r w:rsidRPr="6968F705" w:rsidR="197CA8F5">
        <w:rPr>
          <w:i/>
          <w:iCs/>
        </w:rPr>
        <w:t>leucorhous</w:t>
      </w:r>
      <w:proofErr w:type="spellEnd"/>
      <w:r w:rsidR="197CA8F5">
        <w:t>, hereafter ‘storm-petrel’) and Atlantic puffin (</w:t>
      </w:r>
      <w:proofErr w:type="spellStart"/>
      <w:r w:rsidRPr="6968F705" w:rsidR="197CA8F5">
        <w:rPr>
          <w:i/>
          <w:iCs/>
        </w:rPr>
        <w:t>Fratercula</w:t>
      </w:r>
      <w:proofErr w:type="spellEnd"/>
      <w:r w:rsidRPr="6968F705" w:rsidR="197CA8F5">
        <w:rPr>
          <w:i/>
          <w:iCs/>
        </w:rPr>
        <w:t xml:space="preserve"> </w:t>
      </w:r>
      <w:proofErr w:type="spellStart"/>
      <w:r w:rsidRPr="6968F705" w:rsidR="197CA8F5">
        <w:rPr>
          <w:i/>
          <w:iCs/>
        </w:rPr>
        <w:t>arctica</w:t>
      </w:r>
      <w:proofErr w:type="spellEnd"/>
      <w:r w:rsidR="197CA8F5">
        <w:t>, hereafter ‘puffin’)</w:t>
      </w:r>
      <w:r w:rsidR="4F1B0CFD">
        <w:t xml:space="preserve">, both of which </w:t>
      </w:r>
      <w:r w:rsidR="197CA8F5">
        <w:t>pose challenges to population monitoring</w:t>
      </w:r>
      <w:r w:rsidR="512644AF">
        <w:t>.</w:t>
      </w:r>
      <w:r w:rsidR="30BD71BD">
        <w:t xml:space="preserve"> </w:t>
      </w:r>
      <w:r w:rsidR="004702C3">
        <w:t>St</w:t>
      </w:r>
      <w:r w:rsidR="60270351">
        <w:t>orm-petrels are small</w:t>
      </w:r>
      <w:r w:rsidR="52022816">
        <w:t xml:space="preserve">-bodied </w:t>
      </w:r>
      <w:r w:rsidR="3DC5A8B8">
        <w:t>‘</w:t>
      </w:r>
      <w:proofErr w:type="gramStart"/>
      <w:r w:rsidR="3DC5A8B8">
        <w:t>tube-nose</w:t>
      </w:r>
      <w:r w:rsidR="4FCA1970">
        <w:t>s</w:t>
      </w:r>
      <w:proofErr w:type="gramEnd"/>
      <w:r w:rsidR="3DC5A8B8">
        <w:t xml:space="preserve">’ </w:t>
      </w:r>
      <w:r w:rsidR="1F6BD665">
        <w:t xml:space="preserve">that nest in small and often concealed burrows. They have </w:t>
      </w:r>
      <w:r w:rsidR="1CA193CE">
        <w:t xml:space="preserve">a broad distribution across the Northern hemisphere, including </w:t>
      </w:r>
      <w:r w:rsidR="72CEE788">
        <w:t>100</w:t>
      </w:r>
      <w:r w:rsidR="554BC9C9">
        <w:t>+</w:t>
      </w:r>
      <w:r w:rsidR="72CEE788">
        <w:t xml:space="preserve"> </w:t>
      </w:r>
      <w:r w:rsidR="1CA193CE">
        <w:t xml:space="preserve">breeding </w:t>
      </w:r>
      <w:r w:rsidR="3DC5A8B8">
        <w:t xml:space="preserve">colonies across </w:t>
      </w:r>
      <w:r w:rsidR="3E925352">
        <w:t>eastern</w:t>
      </w:r>
      <w:r w:rsidR="3DC5A8B8">
        <w:t xml:space="preserve"> Canada ranging in size from </w:t>
      </w:r>
      <w:r w:rsidR="2F90938C">
        <w:t>a few</w:t>
      </w:r>
      <w:r w:rsidR="41BCC209">
        <w:t xml:space="preserve"> individuals</w:t>
      </w:r>
      <w:r w:rsidR="2F90938C">
        <w:t xml:space="preserve"> to</w:t>
      </w:r>
      <w:r w:rsidR="473A25E0">
        <w:t xml:space="preserve"> </w:t>
      </w:r>
      <w:r w:rsidR="3911155E">
        <w:t>several</w:t>
      </w:r>
      <w:r w:rsidR="473A25E0">
        <w:t xml:space="preserve"> million </w:t>
      </w:r>
      <w:r w:rsidR="3DC5A8B8">
        <w:t>(</w:t>
      </w:r>
      <w:r w:rsidR="473A25E0">
        <w:t>COSEWIC 2020</w:t>
      </w:r>
      <w:r w:rsidR="24EC5B9E">
        <w:t>; Figure 1</w:t>
      </w:r>
      <w:r w:rsidR="3DC5A8B8">
        <w:t xml:space="preserve">). </w:t>
      </w:r>
      <w:r w:rsidR="472343A3">
        <w:t xml:space="preserve">They are </w:t>
      </w:r>
      <w:r w:rsidR="43073681">
        <w:t xml:space="preserve">exposed to </w:t>
      </w:r>
      <w:r w:rsidR="2E0AA9D5">
        <w:t xml:space="preserve">many </w:t>
      </w:r>
      <w:r w:rsidR="43073681">
        <w:t xml:space="preserve">threats to their persistence (Lieske et al. 2020, Pollet et al. </w:t>
      </w:r>
      <w:r w:rsidR="537A48A4">
        <w:t>2023)</w:t>
      </w:r>
      <w:r w:rsidR="79525AE9">
        <w:t>,</w:t>
      </w:r>
      <w:r w:rsidR="66835078">
        <w:t xml:space="preserve"> </w:t>
      </w:r>
      <w:r w:rsidR="085F6729">
        <w:t xml:space="preserve">showing </w:t>
      </w:r>
      <w:r w:rsidR="66835078">
        <w:t>a population decline of over 50% since the 1970s (</w:t>
      </w:r>
      <w:r w:rsidR="35DF669C">
        <w:t xml:space="preserve">COSEWIC 2020, </w:t>
      </w:r>
      <w:proofErr w:type="spellStart"/>
      <w:r w:rsidR="3439E686">
        <w:t>d’Entremont</w:t>
      </w:r>
      <w:proofErr w:type="spellEnd"/>
      <w:r w:rsidR="3439E686">
        <w:t xml:space="preserve"> et al. 2020, </w:t>
      </w:r>
      <w:r w:rsidR="35DF669C">
        <w:t xml:space="preserve">Wilhelm et al. </w:t>
      </w:r>
      <w:r w:rsidR="421D297F">
        <w:t xml:space="preserve">2015, </w:t>
      </w:r>
      <w:r w:rsidR="35DF669C">
        <w:t>2020</w:t>
      </w:r>
      <w:r w:rsidR="2C49EF39">
        <w:t>, Bond et al. 2023</w:t>
      </w:r>
      <w:r w:rsidR="66835078">
        <w:t xml:space="preserve">) that led to their designation </w:t>
      </w:r>
      <w:r w:rsidR="69BA26E1">
        <w:t xml:space="preserve">in 2020 </w:t>
      </w:r>
      <w:r w:rsidR="66835078">
        <w:t xml:space="preserve">as </w:t>
      </w:r>
      <w:r w:rsidRPr="6968F705" w:rsidR="66835078">
        <w:rPr>
          <w:i/>
          <w:iCs/>
        </w:rPr>
        <w:t>Threatened</w:t>
      </w:r>
      <w:r w:rsidR="66835078">
        <w:t xml:space="preserve"> </w:t>
      </w:r>
      <w:r w:rsidR="69BA26E1">
        <w:t xml:space="preserve">by </w:t>
      </w:r>
      <w:r w:rsidR="7A287EAF">
        <w:t>COSEWIC</w:t>
      </w:r>
      <w:r w:rsidR="69BA26E1">
        <w:t>.</w:t>
      </w:r>
      <w:commentRangeStart w:id="3"/>
      <w:r w:rsidR="69BA26E1">
        <w:t xml:space="preserve"> </w:t>
      </w:r>
      <w:commentRangeEnd w:id="3"/>
      <w:r>
        <w:commentReference w:id="3"/>
      </w:r>
      <w:r w:rsidR="14DE8BBB">
        <w:t>Puffins</w:t>
      </w:r>
      <w:r w:rsidR="198D6AFD">
        <w:t xml:space="preserve"> have a similarly diffuse breeding distribution </w:t>
      </w:r>
      <w:r w:rsidR="4849E98A">
        <w:t>of 100</w:t>
      </w:r>
      <w:r w:rsidR="155B435B">
        <w:t xml:space="preserve">+ colonies </w:t>
      </w:r>
      <w:r w:rsidR="198D6AFD">
        <w:t xml:space="preserve">across the coasts of </w:t>
      </w:r>
      <w:r w:rsidR="1B983348">
        <w:t xml:space="preserve">eastern </w:t>
      </w:r>
      <w:r w:rsidR="198D6AFD">
        <w:t>Canada</w:t>
      </w:r>
      <w:r w:rsidR="155B435B">
        <w:t xml:space="preserve">, </w:t>
      </w:r>
      <w:r w:rsidR="0082472E">
        <w:t xml:space="preserve">also </w:t>
      </w:r>
      <w:r w:rsidR="198D6AFD">
        <w:t>rang</w:t>
      </w:r>
      <w:r w:rsidR="0082472E">
        <w:t>ing</w:t>
      </w:r>
      <w:r w:rsidR="198D6AFD">
        <w:t xml:space="preserve"> in size from</w:t>
      </w:r>
      <w:r w:rsidR="36521332">
        <w:t xml:space="preserve"> </w:t>
      </w:r>
      <w:r w:rsidR="0E1F7775">
        <w:t xml:space="preserve">a few </w:t>
      </w:r>
      <w:r w:rsidR="2345ADD7">
        <w:t xml:space="preserve">to </w:t>
      </w:r>
      <w:r w:rsidR="1A4E1E05">
        <w:t>hundreds of thousands</w:t>
      </w:r>
      <w:r w:rsidR="4EE4CDB4">
        <w:t xml:space="preserve"> of</w:t>
      </w:r>
      <w:r w:rsidR="463BFD6F">
        <w:t xml:space="preserve"> individuals</w:t>
      </w:r>
      <w:r w:rsidR="174E78E1">
        <w:t xml:space="preserve"> (Figure 1</w:t>
      </w:r>
      <w:r w:rsidR="65088C00">
        <w:t>) and</w:t>
      </w:r>
      <w:r w:rsidR="06E90801">
        <w:t xml:space="preserve"> </w:t>
      </w:r>
      <w:r w:rsidR="58E2B334">
        <w:t xml:space="preserve">can </w:t>
      </w:r>
      <w:r w:rsidR="37519485">
        <w:t xml:space="preserve">often </w:t>
      </w:r>
      <w:r w:rsidR="58E2B334">
        <w:t>be</w:t>
      </w:r>
      <w:r w:rsidR="06E90801">
        <w:t xml:space="preserve"> found on the same islands as those occupied by storm-petrels </w:t>
      </w:r>
      <w:r w:rsidR="36521332">
        <w:t>(</w:t>
      </w:r>
      <w:r w:rsidR="44C80607">
        <w:t>Nettleship 1980</w:t>
      </w:r>
      <w:r w:rsidR="55F6CCDA">
        <w:t xml:space="preserve">, </w:t>
      </w:r>
      <w:r w:rsidR="463BFD6F">
        <w:t>Wilhelm et al. 2015</w:t>
      </w:r>
      <w:r w:rsidR="36521332">
        <w:t>)</w:t>
      </w:r>
      <w:r w:rsidR="6CB5AAF6">
        <w:t>.</w:t>
      </w:r>
      <w:r w:rsidR="32AFA821">
        <w:t xml:space="preserve"> </w:t>
      </w:r>
      <w:r w:rsidR="3C2E6F64">
        <w:t>I</w:t>
      </w:r>
      <w:r w:rsidR="44CD6DE3">
        <w:t>n contrast to many other regions</w:t>
      </w:r>
      <w:r w:rsidR="5676DC8E">
        <w:t xml:space="preserve"> across their breeding range</w:t>
      </w:r>
      <w:r w:rsidR="44CD6DE3">
        <w:t xml:space="preserve"> </w:t>
      </w:r>
      <w:r w:rsidR="3FE2022D">
        <w:t xml:space="preserve">such as in Europe </w:t>
      </w:r>
      <w:r w:rsidR="0EC2AA16">
        <w:t>where the p</w:t>
      </w:r>
      <w:r w:rsidR="68B07D6F">
        <w:t xml:space="preserve">uffin has been </w:t>
      </w:r>
      <w:r w:rsidR="03A5E1CC">
        <w:t>listed</w:t>
      </w:r>
      <w:r w:rsidR="68B07D6F">
        <w:t xml:space="preserve"> as </w:t>
      </w:r>
      <w:r w:rsidRPr="6968F705" w:rsidR="68B07D6F">
        <w:rPr>
          <w:i/>
          <w:iCs/>
        </w:rPr>
        <w:t>Endangered</w:t>
      </w:r>
      <w:r w:rsidR="68B07D6F">
        <w:t xml:space="preserve"> </w:t>
      </w:r>
      <w:r w:rsidR="03A5E1CC">
        <w:t>on The IUCN Red List of Threatened Species (</w:t>
      </w:r>
      <w:proofErr w:type="spellStart"/>
      <w:r w:rsidR="03A5E1CC">
        <w:t>BirdLife</w:t>
      </w:r>
      <w:proofErr w:type="spellEnd"/>
      <w:r w:rsidR="03A5E1CC">
        <w:t xml:space="preserve"> International 2021), the</w:t>
      </w:r>
      <w:r w:rsidR="44CD6DE3">
        <w:t xml:space="preserve"> Canadian</w:t>
      </w:r>
      <w:r w:rsidR="02B63D0F">
        <w:t xml:space="preserve"> puffin population</w:t>
      </w:r>
      <w:r w:rsidR="6CB5AAF6">
        <w:t xml:space="preserve"> </w:t>
      </w:r>
      <w:r w:rsidR="39873C1B">
        <w:t xml:space="preserve">has </w:t>
      </w:r>
      <w:r w:rsidR="7B139770">
        <w:t xml:space="preserve">seemingly </w:t>
      </w:r>
      <w:r w:rsidR="39873C1B">
        <w:t>grown in recent decades</w:t>
      </w:r>
      <w:r w:rsidR="5C473682">
        <w:t xml:space="preserve"> (Lowther et al. 2020)</w:t>
      </w:r>
      <w:r w:rsidR="67711E93">
        <w:t xml:space="preserve">, possibly </w:t>
      </w:r>
      <w:r w:rsidR="7F316E3A">
        <w:t>linked to</w:t>
      </w:r>
      <w:r w:rsidR="67711E93">
        <w:t xml:space="preserve"> the closure of </w:t>
      </w:r>
      <w:r w:rsidR="3B7FAAB7">
        <w:t>gill-net fisheries in the region (Regular et al. 2013</w:t>
      </w:r>
      <w:r w:rsidR="27133316">
        <w:t>).</w:t>
      </w:r>
      <w:r w:rsidR="35B2B53D">
        <w:t xml:space="preserve"> </w:t>
      </w:r>
      <w:commentRangeStart w:id="4"/>
      <w:commentRangeStart w:id="5"/>
      <w:r w:rsidR="6FF55B72">
        <w:t xml:space="preserve">It follows that these two species in </w:t>
      </w:r>
      <w:r w:rsidR="00482BA7">
        <w:t>e</w:t>
      </w:r>
      <w:r w:rsidR="6FF55B72">
        <w:t>astern Canada provide ideal case studies to demonstrate how our GAMM-based approach can be informed by time series of colony census data of varying precision and frequency across space and time to generate robust and transparent regional trajectories and trends with readily interpretable estimates of uncertainty.</w:t>
      </w:r>
      <w:commentRangeEnd w:id="4"/>
      <w:r>
        <w:commentReference w:id="4"/>
      </w:r>
      <w:commentRangeEnd w:id="5"/>
      <w:r>
        <w:commentReference w:id="5"/>
      </w:r>
    </w:p>
    <w:p w:rsidR="00F26FFD" w:rsidP="6AC5ED07" w:rsidRDefault="5F018706" w14:paraId="42739F26" w14:textId="5DD5FEA3">
      <w:pPr>
        <w:spacing w:line="240" w:lineRule="auto"/>
        <w:ind w:firstLine="720"/>
      </w:pPr>
      <w:r>
        <w:t xml:space="preserve">Here we demonstrate the utility of a Bayesian hierarchical GAMM-based approach for estimating seabird population trajectories and trends </w:t>
      </w:r>
      <w:r w:rsidR="6102E26D">
        <w:t xml:space="preserve">by </w:t>
      </w:r>
      <w:r w:rsidR="00B652ED">
        <w:t>(</w:t>
      </w:r>
      <w:proofErr w:type="spellStart"/>
      <w:r w:rsidR="00B652ED">
        <w:t>i</w:t>
      </w:r>
      <w:proofErr w:type="spellEnd"/>
      <w:r w:rsidR="00B652ED">
        <w:t xml:space="preserve">) </w:t>
      </w:r>
      <w:r w:rsidR="6102E26D">
        <w:t>validating the approach through simulations of</w:t>
      </w:r>
      <w:r w:rsidR="0EE2D776">
        <w:t xml:space="preserve"> </w:t>
      </w:r>
      <w:r w:rsidR="1D02B539">
        <w:t xml:space="preserve">realistic </w:t>
      </w:r>
      <w:r w:rsidR="0EE2D776">
        <w:t xml:space="preserve">colony monitoring data for </w:t>
      </w:r>
      <w:proofErr w:type="gramStart"/>
      <w:r w:rsidR="6102E26D">
        <w:t>sporadically-censused</w:t>
      </w:r>
      <w:proofErr w:type="gramEnd"/>
      <w:r w:rsidR="6102E26D">
        <w:t xml:space="preserve"> burrow-nesting species</w:t>
      </w:r>
      <w:r w:rsidR="6D017EE7">
        <w:t xml:space="preserve">, and subsequently </w:t>
      </w:r>
      <w:r w:rsidR="00B652ED">
        <w:t xml:space="preserve">(ii) </w:t>
      </w:r>
      <w:r w:rsidR="6D017EE7">
        <w:t>applying the method to generate regional</w:t>
      </w:r>
      <w:r w:rsidR="1F6082D9">
        <w:t xml:space="preserve"> trajectory and</w:t>
      </w:r>
      <w:r w:rsidR="6D017EE7">
        <w:t xml:space="preserve"> trend estimates</w:t>
      </w:r>
      <w:r w:rsidR="3E599282">
        <w:t xml:space="preserve"> and interpret results</w:t>
      </w:r>
      <w:r w:rsidR="6D017EE7">
        <w:t xml:space="preserve"> for Leach’s storm-petrel and Atlantic puffin in eastern Canada</w:t>
      </w:r>
      <w:r w:rsidR="181E4073">
        <w:t xml:space="preserve">. </w:t>
      </w:r>
      <w:r w:rsidR="6502FA2C">
        <w:t xml:space="preserve">In the context of </w:t>
      </w:r>
      <w:r w:rsidR="0EDA93E1">
        <w:t xml:space="preserve">ongoing </w:t>
      </w:r>
      <w:r w:rsidR="2DC51D19">
        <w:t xml:space="preserve">environmental change and </w:t>
      </w:r>
      <w:r w:rsidR="6502FA2C">
        <w:t xml:space="preserve">increasing </w:t>
      </w:r>
      <w:r w:rsidR="0E32992E">
        <w:t>pressures</w:t>
      </w:r>
      <w:r w:rsidR="0271FF83">
        <w:t xml:space="preserve"> </w:t>
      </w:r>
      <w:r w:rsidR="0E32992E">
        <w:t xml:space="preserve">on </w:t>
      </w:r>
      <w:r w:rsidR="6502FA2C">
        <w:t xml:space="preserve">seabirds in </w:t>
      </w:r>
      <w:r w:rsidR="1E4B9989">
        <w:t>the North Atlantic</w:t>
      </w:r>
      <w:r w:rsidR="18CFB36E">
        <w:t xml:space="preserve"> and </w:t>
      </w:r>
      <w:r w:rsidR="5CEB6D95">
        <w:t>ocean</w:t>
      </w:r>
      <w:r w:rsidR="18CFB36E">
        <w:t>wide</w:t>
      </w:r>
      <w:r w:rsidR="11CC8E0A">
        <w:t>,</w:t>
      </w:r>
      <w:r w:rsidR="1F7EF26E">
        <w:t xml:space="preserve"> </w:t>
      </w:r>
      <w:r w:rsidR="4AEBC12C">
        <w:t>this is a timely exercise</w:t>
      </w:r>
      <w:r w:rsidR="5D5DEC01">
        <w:t xml:space="preserve"> for these case study species and for demonstrating the power of Bayesian methods for optimizing</w:t>
      </w:r>
      <w:r w:rsidR="59002248">
        <w:t xml:space="preserve"> </w:t>
      </w:r>
      <w:r w:rsidR="274556DB">
        <w:t xml:space="preserve">hard-won but </w:t>
      </w:r>
      <w:r w:rsidR="59002248">
        <w:t>limited</w:t>
      </w:r>
      <w:r w:rsidR="5D5DEC01">
        <w:t xml:space="preserve"> dat</w:t>
      </w:r>
      <w:r w:rsidR="5C1B82E9">
        <w:t xml:space="preserve">a to meet pressing </w:t>
      </w:r>
      <w:r w:rsidR="22106EF8">
        <w:t xml:space="preserve">seabird </w:t>
      </w:r>
      <w:r w:rsidR="5C1B82E9">
        <w:t>conservation needs</w:t>
      </w:r>
      <w:r w:rsidR="4AEBC12C">
        <w:t>.</w:t>
      </w:r>
      <w:r w:rsidR="30BD71BD">
        <w:t xml:space="preserve"> </w:t>
      </w:r>
    </w:p>
    <w:p w:rsidR="00140E1B" w:rsidP="00265047" w:rsidRDefault="00140E1B" w14:paraId="17A56550" w14:textId="77777777">
      <w:pPr>
        <w:spacing w:line="240" w:lineRule="auto"/>
      </w:pPr>
    </w:p>
    <w:p w:rsidR="00140E1B" w:rsidP="00F56FEB" w:rsidRDefault="00544210" w14:paraId="5112162B" w14:textId="712A02ED">
      <w:pPr>
        <w:pStyle w:val="Heading1"/>
      </w:pPr>
      <w:r>
        <w:t>METHODS</w:t>
      </w:r>
    </w:p>
    <w:p w:rsidR="00544210" w:rsidP="00544210" w:rsidRDefault="2B67B138" w14:paraId="1132A48C" w14:textId="6CE41327">
      <w:pPr>
        <w:pStyle w:val="Heading2"/>
      </w:pPr>
      <w:r>
        <w:t>Case s</w:t>
      </w:r>
      <w:r w:rsidR="3E49E7FC">
        <w:t>tudy species</w:t>
      </w:r>
      <w:r w:rsidR="134A7589">
        <w:t xml:space="preserve"> and census methods</w:t>
      </w:r>
    </w:p>
    <w:p w:rsidR="69A4A5B6" w:rsidP="6968F705" w:rsidRDefault="69A4A5B6" w14:paraId="4D8D4B6D" w14:textId="5094E757">
      <w:pPr>
        <w:spacing w:line="240" w:lineRule="auto"/>
        <w:ind w:firstLine="720"/>
      </w:pPr>
      <w:r>
        <w:t>Puffins and storm-petrels in eastern Canada share</w:t>
      </w:r>
      <w:commentRangeStart w:id="6"/>
      <w:commentRangeStart w:id="7"/>
      <w:commentRangeStart w:id="8"/>
      <w:r>
        <w:t xml:space="preserve"> widespread and overlapping breeding distributions (Figure 1) and burrow-nesting habits. Both species also raise </w:t>
      </w:r>
      <w:r w:rsidR="31F75444">
        <w:t>a</w:t>
      </w:r>
      <w:r>
        <w:t xml:space="preserve"> single chick which fledges at night close to adult </w:t>
      </w:r>
      <w:r w:rsidR="5ACA5354">
        <w:t>size and</w:t>
      </w:r>
      <w:r>
        <w:t xml:space="preserve"> is independent of parents after leaving the burrow (Lowther et al. 2020, Pollet et al. 2021). But these two species also show </w:t>
      </w:r>
      <w:r w:rsidR="7AD5306B">
        <w:t xml:space="preserve">other </w:t>
      </w:r>
      <w:r>
        <w:t>contrasting life-history traits. For example,</w:t>
      </w:r>
      <w:r w:rsidR="5BD5915E">
        <w:t xml:space="preserve"> </w:t>
      </w:r>
      <w:r w:rsidR="000075AF">
        <w:t>at the colony,</w:t>
      </w:r>
      <w:r w:rsidR="00B32E2A">
        <w:t xml:space="preserve"> </w:t>
      </w:r>
      <w:r w:rsidR="5BD5915E">
        <w:t xml:space="preserve">storm-petrels are </w:t>
      </w:r>
      <w:r w:rsidR="4270C102">
        <w:t xml:space="preserve">nocturnally </w:t>
      </w:r>
      <w:r w:rsidR="5BD5915E">
        <w:t xml:space="preserve">active, while </w:t>
      </w:r>
      <w:r w:rsidR="004378E0">
        <w:t xml:space="preserve">adult </w:t>
      </w:r>
      <w:r w:rsidR="5BD5915E">
        <w:t xml:space="preserve">puffins are </w:t>
      </w:r>
      <w:r w:rsidR="6209316D">
        <w:t xml:space="preserve">strictly </w:t>
      </w:r>
      <w:r w:rsidR="4DED29EC">
        <w:t>diurnal</w:t>
      </w:r>
      <w:r w:rsidR="5BD5915E">
        <w:t xml:space="preserve">. </w:t>
      </w:r>
      <w:r w:rsidR="472DB50B">
        <w:t>P</w:t>
      </w:r>
      <w:r>
        <w:t>uffins incubate for ~40 days,</w:t>
      </w:r>
      <w:r w:rsidR="4F385451">
        <w:t xml:space="preserve"> and storm-petrels</w:t>
      </w:r>
      <w:r>
        <w:t xml:space="preserve"> </w:t>
      </w:r>
      <w:r w:rsidR="75911552">
        <w:t>for ~</w:t>
      </w:r>
      <w:bookmarkStart w:name="_Int_EmDpRZ1d" w:id="9"/>
      <w:r w:rsidR="75911552">
        <w:t>42 days</w:t>
      </w:r>
      <w:bookmarkEnd w:id="9"/>
      <w:r w:rsidR="75911552">
        <w:t>, but they have contrasting chick-rearing strat</w:t>
      </w:r>
      <w:r w:rsidR="1CE78A45">
        <w:t>e</w:t>
      </w:r>
      <w:r w:rsidR="75911552">
        <w:t xml:space="preserve">gies. </w:t>
      </w:r>
      <w:r w:rsidR="3303D40C">
        <w:t>Puffins forage</w:t>
      </w:r>
      <w:r>
        <w:t xml:space="preserve"> locally to feed their chicks small forage fish several times a day over  ~40 day</w:t>
      </w:r>
      <w:r w:rsidR="74887752">
        <w:t>s</w:t>
      </w:r>
      <w:r>
        <w:t xml:space="preserve">  (Harris and Wanless 2011, Pratte et al. 2017, Delord et al. 2020, Symons and Diamond 2022)</w:t>
      </w:r>
      <w:r w:rsidR="6D321125">
        <w:t>, while</w:t>
      </w:r>
      <w:r>
        <w:t xml:space="preserve"> storm-petrels</w:t>
      </w:r>
      <w:r w:rsidR="2E9A7FB5">
        <w:t xml:space="preserve"> </w:t>
      </w:r>
      <w:r>
        <w:t xml:space="preserve">travel </w:t>
      </w:r>
      <w:r w:rsidR="01E364A2">
        <w:t xml:space="preserve">for several days </w:t>
      </w:r>
      <w:r w:rsidR="17150CCC">
        <w:t xml:space="preserve">and </w:t>
      </w:r>
      <w:r w:rsidR="01E364A2">
        <w:t xml:space="preserve">over many </w:t>
      </w:r>
      <w:r>
        <w:t>hundreds of kilometers</w:t>
      </w:r>
      <w:r w:rsidR="4E8C966F">
        <w:t xml:space="preserve"> </w:t>
      </w:r>
      <w:r>
        <w:t xml:space="preserve">to feed </w:t>
      </w:r>
      <w:r w:rsidR="5180032B">
        <w:t>on</w:t>
      </w:r>
      <w:r>
        <w:t xml:space="preserve"> deep water mesopelagic lanternfish (</w:t>
      </w:r>
      <w:proofErr w:type="spellStart"/>
      <w:r>
        <w:t>Myctophidae</w:t>
      </w:r>
      <w:proofErr w:type="spellEnd"/>
      <w:r w:rsidR="046E76CD">
        <w:t>; Hedd et al. 2009</w:t>
      </w:r>
      <w:r>
        <w:t xml:space="preserve">), </w:t>
      </w:r>
      <w:r w:rsidR="5E25E8CB">
        <w:t xml:space="preserve">and </w:t>
      </w:r>
      <w:r w:rsidR="2E18E929">
        <w:t>rais</w:t>
      </w:r>
      <w:r w:rsidR="4744D574">
        <w:t>e</w:t>
      </w:r>
      <w:r w:rsidR="2E18E929">
        <w:t xml:space="preserve"> their chicks for</w:t>
      </w:r>
      <w:r>
        <w:t xml:space="preserve"> ~65 day</w:t>
      </w:r>
      <w:r w:rsidR="6EA96E2D">
        <w:t>s</w:t>
      </w:r>
      <w:r>
        <w:t xml:space="preserve"> (Hedd et al. 2018, </w:t>
      </w:r>
      <w:proofErr w:type="spellStart"/>
      <w:r>
        <w:t>d’Entremont</w:t>
      </w:r>
      <w:proofErr w:type="spellEnd"/>
      <w:r>
        <w:t xml:space="preserve"> et al. 2020, Collins et al. 2022). While young from both species spend the first few years of life at sea, puffins exhibit higher natal philopatry (reviewed in Kersten et al. 2021) compared to storm-petrels, which show high natal dispersal and can recruit in any colony across the North Atlantic (Bicknell et al. 2012, 2013). Storm-petrel adults are also slightly longer-lived, with a generation time of 14.8 years compared to puffins at 11 years (Bird et al. 2020). Such contrasting strategies could ultimately influence population trends in different ways even if both species are nesting in the same geographic area.</w:t>
      </w:r>
      <w:commentRangeEnd w:id="6"/>
      <w:r>
        <w:commentReference w:id="6"/>
      </w:r>
      <w:commentRangeEnd w:id="7"/>
      <w:r>
        <w:commentReference w:id="7"/>
      </w:r>
      <w:commentRangeEnd w:id="8"/>
      <w:r>
        <w:commentReference w:id="8"/>
      </w:r>
    </w:p>
    <w:p w:rsidR="009F3A6B" w:rsidP="00FC5609" w:rsidRDefault="09E5BA8B" w14:paraId="7F35E83A" w14:textId="7A70398C">
      <w:pPr>
        <w:ind w:firstLine="720"/>
      </w:pPr>
      <w:r>
        <w:t xml:space="preserve">A total of </w:t>
      </w:r>
      <w:r w:rsidR="6827B299">
        <w:t>22</w:t>
      </w:r>
      <w:r w:rsidR="7BE1D99B">
        <w:t xml:space="preserve"> puffin </w:t>
      </w:r>
      <w:r w:rsidR="303D2A23">
        <w:t xml:space="preserve">and </w:t>
      </w:r>
      <w:r w:rsidR="7C137253">
        <w:t>1</w:t>
      </w:r>
      <w:r w:rsidR="2D342867">
        <w:t>2</w:t>
      </w:r>
      <w:r w:rsidR="777C11CE">
        <w:t xml:space="preserve"> storm-petrel colonies </w:t>
      </w:r>
      <w:r w:rsidR="7BE1D99B">
        <w:t xml:space="preserve">were surveyed at </w:t>
      </w:r>
      <w:r w:rsidR="1B83976B">
        <w:t>least twice between 19</w:t>
      </w:r>
      <w:r w:rsidR="6401BFA6">
        <w:t>65</w:t>
      </w:r>
      <w:r w:rsidR="1B83976B">
        <w:t xml:space="preserve"> and </w:t>
      </w:r>
      <w:commentRangeStart w:id="10"/>
      <w:r w:rsidR="1B83976B">
        <w:t>2023</w:t>
      </w:r>
      <w:commentRangeEnd w:id="10"/>
      <w:r>
        <w:commentReference w:id="10"/>
      </w:r>
      <w:r w:rsidR="7270F6DB">
        <w:t xml:space="preserve"> </w:t>
      </w:r>
      <w:r w:rsidR="78BE5FC3">
        <w:t xml:space="preserve">in </w:t>
      </w:r>
      <w:r w:rsidR="75B80670">
        <w:t>e</w:t>
      </w:r>
      <w:r w:rsidR="78BE5FC3">
        <w:t xml:space="preserve">astern Canada </w:t>
      </w:r>
      <w:r w:rsidR="7270F6DB">
        <w:t xml:space="preserve">(Figure </w:t>
      </w:r>
      <w:r w:rsidR="75307F7D">
        <w:t>1</w:t>
      </w:r>
      <w:r w:rsidR="7270F6DB">
        <w:t>)</w:t>
      </w:r>
      <w:r w:rsidR="576020AE">
        <w:t>.</w:t>
      </w:r>
      <w:r w:rsidR="48A4D5D3">
        <w:t xml:space="preserve"> </w:t>
      </w:r>
      <w:r w:rsidR="5720D727">
        <w:t>In Newfoundland</w:t>
      </w:r>
      <w:r w:rsidR="3705009B">
        <w:t>,</w:t>
      </w:r>
      <w:r w:rsidR="5720D727">
        <w:t xml:space="preserve"> </w:t>
      </w:r>
      <w:r w:rsidR="6B35630D">
        <w:t xml:space="preserve">puffins and storm-petrels </w:t>
      </w:r>
      <w:r w:rsidR="5720D727">
        <w:t>can nest on the same</w:t>
      </w:r>
      <w:r w:rsidR="3D90E735">
        <w:t xml:space="preserve"> island</w:t>
      </w:r>
      <w:r w:rsidR="25E6AB95">
        <w:t xml:space="preserve"> </w:t>
      </w:r>
      <w:r w:rsidR="03BB8281">
        <w:t xml:space="preserve">but </w:t>
      </w:r>
      <w:r w:rsidR="25E6AB95">
        <w:t xml:space="preserve">rarely </w:t>
      </w:r>
      <w:r w:rsidR="0619F456">
        <w:t xml:space="preserve">overlap </w:t>
      </w:r>
      <w:r w:rsidR="6E73A2B6">
        <w:t xml:space="preserve">in habitat </w:t>
      </w:r>
      <w:r w:rsidR="6AB3332F">
        <w:t xml:space="preserve">type, </w:t>
      </w:r>
      <w:r w:rsidR="31206D1A">
        <w:t>show</w:t>
      </w:r>
      <w:r w:rsidR="11348C88">
        <w:t>ing</w:t>
      </w:r>
      <w:r w:rsidR="31206D1A">
        <w:t xml:space="preserve"> </w:t>
      </w:r>
      <w:r w:rsidR="036AE3E9">
        <w:t>distinct</w:t>
      </w:r>
      <w:r w:rsidR="379DBE61">
        <w:t xml:space="preserve"> </w:t>
      </w:r>
      <w:r w:rsidR="31206D1A">
        <w:t>habitat preferences</w:t>
      </w:r>
      <w:r w:rsidR="379DBE61">
        <w:t xml:space="preserve"> (e.g., </w:t>
      </w:r>
      <w:r w:rsidR="139A6A77">
        <w:t xml:space="preserve">storm-petrels prefer forested </w:t>
      </w:r>
      <w:r w:rsidR="48FB5723">
        <w:t xml:space="preserve">or </w:t>
      </w:r>
      <w:r w:rsidR="33896DD1">
        <w:t xml:space="preserve">fern habitat while puffins prefer </w:t>
      </w:r>
      <w:r w:rsidR="5720D727">
        <w:t>grassy sloped habitat; Wilhelm et al. 2015, 2020, Bond et al. 2023).</w:t>
      </w:r>
      <w:r w:rsidR="4AE0F147">
        <w:t xml:space="preserve"> Elsewhere in </w:t>
      </w:r>
      <w:r w:rsidR="67377E5D">
        <w:t>Atlantic Canada</w:t>
      </w:r>
      <w:r w:rsidR="4AE0F147">
        <w:t>, puffins and storm-petrel colonies do not overlap.</w:t>
      </w:r>
      <w:r w:rsidR="5720D727">
        <w:t xml:space="preserve"> </w:t>
      </w:r>
      <w:r w:rsidR="476C18D0">
        <w:t>Th</w:t>
      </w:r>
      <w:r w:rsidR="15CD1EC0">
        <w:t>us, th</w:t>
      </w:r>
      <w:r w:rsidR="476C18D0">
        <w:t xml:space="preserve">e </w:t>
      </w:r>
      <w:r w:rsidR="512F2229">
        <w:t xml:space="preserve">survey approach for both species is the same, but depending on the size of the colony, </w:t>
      </w:r>
      <w:commentRangeStart w:id="11"/>
      <w:commentRangeStart w:id="12"/>
      <w:r w:rsidR="512F2229">
        <w:t>methods can vary as follows</w:t>
      </w:r>
      <w:commentRangeEnd w:id="11"/>
      <w:r>
        <w:commentReference w:id="11"/>
      </w:r>
      <w:commentRangeEnd w:id="12"/>
      <w:r>
        <w:commentReference w:id="12"/>
      </w:r>
      <w:r w:rsidR="611E3D27">
        <w:t>.</w:t>
      </w:r>
    </w:p>
    <w:p w:rsidR="00961ADF" w:rsidP="00B4162E" w:rsidRDefault="00F97EE5" w14:paraId="4228EA1A" w14:textId="23968F32">
      <w:pPr>
        <w:pStyle w:val="Heading4"/>
      </w:pPr>
      <w:r>
        <w:t>Complete hole count</w:t>
      </w:r>
    </w:p>
    <w:p w:rsidR="002D594E" w:rsidP="6AC5ED07" w:rsidRDefault="00BB5ED1" w14:paraId="61BE6548" w14:textId="2F137634">
      <w:r>
        <w:tab/>
      </w:r>
      <w:r w:rsidR="77D2BAEB">
        <w:t xml:space="preserve">The approach to </w:t>
      </w:r>
      <w:r w:rsidR="386E9744">
        <w:t xml:space="preserve">count all </w:t>
      </w:r>
      <w:r w:rsidR="13D373D2">
        <w:t xml:space="preserve">potential burrow entrances </w:t>
      </w:r>
      <w:r w:rsidR="15C378D3">
        <w:t>(</w:t>
      </w:r>
      <w:r w:rsidR="1CAC06CB">
        <w:t>or holes</w:t>
      </w:r>
      <w:r w:rsidR="6F14658B">
        <w:t>,</w:t>
      </w:r>
      <w:r w:rsidR="1CAC06CB">
        <w:t xml:space="preserve"> defined as </w:t>
      </w:r>
      <w:r w:rsidR="1B808EB0">
        <w:t xml:space="preserve">a </w:t>
      </w:r>
      <w:r w:rsidR="15C378D3">
        <w:t>hole in the ground th</w:t>
      </w:r>
      <w:r w:rsidR="4F5A9E3E">
        <w:t xml:space="preserve">at </w:t>
      </w:r>
      <w:r w:rsidR="1D2372BB">
        <w:t>appears</w:t>
      </w:r>
      <w:r w:rsidR="634B4619">
        <w:t xml:space="preserve"> to a standing observer</w:t>
      </w:r>
      <w:r w:rsidR="1D2372BB">
        <w:t xml:space="preserve"> to lead to a burrow)</w:t>
      </w:r>
      <w:r w:rsidR="4F5A9E3E">
        <w:t xml:space="preserve"> </w:t>
      </w:r>
      <w:r w:rsidR="386E9744">
        <w:t>is the preferred method for s</w:t>
      </w:r>
      <w:r w:rsidR="7BB326A1">
        <w:t>ites where the entire island can be searched</w:t>
      </w:r>
      <w:r w:rsidR="1E3E5769">
        <w:t xml:space="preserve">. This </w:t>
      </w:r>
      <w:r w:rsidR="47216E06">
        <w:t xml:space="preserve">approach was used for </w:t>
      </w:r>
      <w:r w:rsidR="00746724">
        <w:t xml:space="preserve">smaller </w:t>
      </w:r>
      <w:r w:rsidR="3C78865B">
        <w:t xml:space="preserve">colonies </w:t>
      </w:r>
      <w:r w:rsidR="1CC1BCBC">
        <w:t xml:space="preserve">in </w:t>
      </w:r>
      <w:r w:rsidR="00465F71">
        <w:t xml:space="preserve">Newfoundland and </w:t>
      </w:r>
      <w:r w:rsidR="1CC1BCBC">
        <w:t>Labrador</w:t>
      </w:r>
      <w:r w:rsidR="4DD61CC8">
        <w:t xml:space="preserve"> </w:t>
      </w:r>
      <w:r w:rsidR="009A4C95">
        <w:t>(</w:t>
      </w:r>
      <w:r w:rsidR="009A347B">
        <w:t xml:space="preserve">usually </w:t>
      </w:r>
      <w:r w:rsidR="00193769">
        <w:t>&lt;</w:t>
      </w:r>
      <w:r w:rsidR="009A4C95">
        <w:t xml:space="preserve"> </w:t>
      </w:r>
      <w:r w:rsidR="00DF4E6A">
        <w:t>3</w:t>
      </w:r>
      <w:r w:rsidR="009A4C95">
        <w:t>00</w:t>
      </w:r>
      <w:r w:rsidR="00DF4E6A">
        <w:t>0</w:t>
      </w:r>
      <w:r w:rsidR="009A4C95">
        <w:t xml:space="preserve"> pairs) </w:t>
      </w:r>
      <w:r w:rsidR="31EBC258">
        <w:t xml:space="preserve">as well as </w:t>
      </w:r>
      <w:r w:rsidR="256AEB28">
        <w:t>Machias Seal Island in New Brunswick</w:t>
      </w:r>
      <w:r w:rsidR="0A16D908">
        <w:t xml:space="preserve"> si</w:t>
      </w:r>
      <w:r w:rsidR="54644172">
        <w:t>n</w:t>
      </w:r>
      <w:r w:rsidR="0A16D908">
        <w:t>ce 2000</w:t>
      </w:r>
      <w:r w:rsidR="07E6558A">
        <w:t xml:space="preserve">, </w:t>
      </w:r>
      <w:r w:rsidR="4DD61CC8">
        <w:t xml:space="preserve">with methods previously published in </w:t>
      </w:r>
      <w:r w:rsidR="4A2B3A23">
        <w:t>Robertson and Elliot (2002</w:t>
      </w:r>
      <w:proofErr w:type="gramStart"/>
      <w:r w:rsidR="04E8E3A4">
        <w:t>a,b</w:t>
      </w:r>
      <w:proofErr w:type="gramEnd"/>
      <w:r w:rsidR="4A2B3A23">
        <w:t>)</w:t>
      </w:r>
      <w:r w:rsidR="50C5C211">
        <w:t xml:space="preserve">, </w:t>
      </w:r>
      <w:r w:rsidR="2E4C3A93">
        <w:t>Robertson et al. (2002</w:t>
      </w:r>
      <w:r w:rsidR="59C4B261">
        <w:t>a</w:t>
      </w:r>
      <w:r w:rsidR="2E4C3A93">
        <w:t>)</w:t>
      </w:r>
      <w:r w:rsidR="7429B263">
        <w:t xml:space="preserve"> and </w:t>
      </w:r>
      <w:commentRangeStart w:id="14"/>
      <w:r w:rsidR="7429B263">
        <w:t>Diamond (2021)</w:t>
      </w:r>
      <w:r w:rsidR="2E4C3A93">
        <w:t xml:space="preserve">. </w:t>
      </w:r>
      <w:commentRangeEnd w:id="14"/>
      <w:r w:rsidR="00540CD3">
        <w:rPr>
          <w:rStyle w:val="CommentReference"/>
        </w:rPr>
        <w:commentReference w:id="14"/>
      </w:r>
      <w:r w:rsidR="1918EAC0">
        <w:t xml:space="preserve">Briefly, </w:t>
      </w:r>
      <w:r w:rsidR="57F30306">
        <w:t>an island-wide systematic hole count is done using a transect approach</w:t>
      </w:r>
      <w:r w:rsidR="34C4EF3A">
        <w:t xml:space="preserve"> and having multiple observers walk next to each other 1-2 meters apart and count all </w:t>
      </w:r>
      <w:r w:rsidR="545CD4DA">
        <w:t>holes encountered</w:t>
      </w:r>
      <w:r w:rsidR="1796B42C">
        <w:t>, or in the case of Machias Seal Island, counting all holes along transects within 4-m quadrats</w:t>
      </w:r>
      <w:r w:rsidR="545CD4DA">
        <w:t xml:space="preserve">. </w:t>
      </w:r>
      <w:r w:rsidR="78E9CEF9">
        <w:t xml:space="preserve">For smaller islands with </w:t>
      </w:r>
      <w:r w:rsidR="00FE6879">
        <w:t>fewer</w:t>
      </w:r>
      <w:r w:rsidR="78E9CEF9">
        <w:t xml:space="preserve"> than </w:t>
      </w:r>
      <w:r w:rsidR="46CCC3FC">
        <w:t>2</w:t>
      </w:r>
      <w:r w:rsidR="78E9CEF9">
        <w:t xml:space="preserve">00 holes (e.g., </w:t>
      </w:r>
      <w:r w:rsidR="46CCC3FC">
        <w:t xml:space="preserve">Bacalhao and Tinker Islands) </w:t>
      </w:r>
      <w:r w:rsidR="267BEEB3">
        <w:t xml:space="preserve">all holes were assessed </w:t>
      </w:r>
      <w:r w:rsidR="67E1C4AB">
        <w:t xml:space="preserve">by inserting </w:t>
      </w:r>
      <w:r w:rsidR="31C7B276">
        <w:t xml:space="preserve">an arm </w:t>
      </w:r>
      <w:r w:rsidR="08A283A5">
        <w:t>(</w:t>
      </w:r>
      <w:r w:rsidR="48F3C6B6">
        <w:t xml:space="preserve">and </w:t>
      </w:r>
      <w:r w:rsidR="2BA0D651">
        <w:t xml:space="preserve">using a wooden spoon to extend the reach if necessary) </w:t>
      </w:r>
      <w:r w:rsidR="67E1C4AB">
        <w:t xml:space="preserve">and </w:t>
      </w:r>
      <w:r w:rsidR="31C7B276">
        <w:t>ass</w:t>
      </w:r>
      <w:r w:rsidR="25A42954">
        <w:t>igning</w:t>
      </w:r>
      <w:r w:rsidR="31C7B276">
        <w:t xml:space="preserve"> the hole</w:t>
      </w:r>
      <w:r w:rsidR="67E1C4AB">
        <w:t xml:space="preserve"> </w:t>
      </w:r>
      <w:r w:rsidR="267BEEB3">
        <w:t>as either</w:t>
      </w:r>
      <w:r w:rsidR="31C7B276">
        <w:t xml:space="preserve"> being</w:t>
      </w:r>
      <w:r w:rsidR="267BEEB3">
        <w:t xml:space="preserve">: 1) an extra entrance to a burrow, 2) </w:t>
      </w:r>
      <w:r w:rsidR="67E1C4AB">
        <w:t>too short to be a burrow (&lt; 30 cm), 3) an empty</w:t>
      </w:r>
      <w:r w:rsidR="386A26AD">
        <w:t xml:space="preserve"> burrow, 4) an occupied burrow with either an adult and/or egg and/or chick, or 5) unknown (i.e., the </w:t>
      </w:r>
      <w:r w:rsidR="15E463CA">
        <w:t xml:space="preserve">observer could not reach the end of the burrow to confirm it being occupied or not). If an island </w:t>
      </w:r>
      <w:r w:rsidR="7FD651CD">
        <w:t xml:space="preserve">in Newfoundland </w:t>
      </w:r>
      <w:r w:rsidR="00193769">
        <w:t>and</w:t>
      </w:r>
      <w:r w:rsidR="7FD651CD">
        <w:t xml:space="preserve"> Labrador </w:t>
      </w:r>
      <w:r w:rsidR="15E463CA">
        <w:t>had more than 200 holes, hole assessment</w:t>
      </w:r>
      <w:r w:rsidR="05869838">
        <w:t>s</w:t>
      </w:r>
      <w:r w:rsidR="15E463CA">
        <w:t xml:space="preserve"> were done using a plot approach by laying </w:t>
      </w:r>
      <w:r w:rsidR="6EDFA770">
        <w:t>a rope grid (</w:t>
      </w:r>
      <w:r w:rsidR="07140B77">
        <w:t>either 3 X 3 m or 5 X 5 m</w:t>
      </w:r>
      <w:r w:rsidR="79F180B3">
        <w:t>)</w:t>
      </w:r>
      <w:r w:rsidR="0EADA46E">
        <w:t xml:space="preserve"> in </w:t>
      </w:r>
      <w:r w:rsidR="4A878144">
        <w:t xml:space="preserve">areas occupied by </w:t>
      </w:r>
      <w:r w:rsidR="172448CF">
        <w:t>the species (puffin or storm-petrel)</w:t>
      </w:r>
      <w:r w:rsidR="4A878144">
        <w:t xml:space="preserve"> and representative of the island</w:t>
      </w:r>
      <w:r w:rsidR="6806322F">
        <w:t>.</w:t>
      </w:r>
      <w:r w:rsidR="1BEEBD1A">
        <w:t xml:space="preserve"> Each hole</w:t>
      </w:r>
      <w:r w:rsidR="7777434C">
        <w:t xml:space="preserve"> in the plot was assessed as described above</w:t>
      </w:r>
      <w:r w:rsidR="23DA209A">
        <w:t xml:space="preserve">. </w:t>
      </w:r>
      <w:r w:rsidR="13D3AEBC">
        <w:t>Depending on the island</w:t>
      </w:r>
      <w:r w:rsidR="29D7B9A0">
        <w:t>’s size</w:t>
      </w:r>
      <w:r w:rsidR="23DA209A">
        <w:t xml:space="preserve">, </w:t>
      </w:r>
      <w:r w:rsidR="2C4930A8">
        <w:t>a range of 5</w:t>
      </w:r>
      <w:r w:rsidR="792FE963">
        <w:t xml:space="preserve">-20 plots were </w:t>
      </w:r>
      <w:r w:rsidR="13D3AEBC">
        <w:t xml:space="preserve">randomly placed in different areas of the island at both the periphery and center of the colony. </w:t>
      </w:r>
      <w:commentRangeStart w:id="15"/>
      <w:r w:rsidR="397383CF">
        <w:t xml:space="preserve">Hole occupancy rates were calculated as the number of occupied </w:t>
      </w:r>
      <w:r w:rsidR="0BF43112">
        <w:t xml:space="preserve">burrows divided by the </w:t>
      </w:r>
      <w:r w:rsidR="730D4254">
        <w:t>total number of holes coun</w:t>
      </w:r>
      <w:r w:rsidR="06235BD0">
        <w:t>ted</w:t>
      </w:r>
      <w:commentRangeEnd w:id="15"/>
      <w:r>
        <w:commentReference w:id="15"/>
      </w:r>
      <w:r w:rsidR="06235BD0">
        <w:t xml:space="preserve">. </w:t>
      </w:r>
      <w:r w:rsidR="0A441986">
        <w:t xml:space="preserve">Each plot was </w:t>
      </w:r>
      <w:proofErr w:type="gramStart"/>
      <w:r w:rsidR="0A441986">
        <w:t>weighted</w:t>
      </w:r>
      <w:proofErr w:type="gramEnd"/>
      <w:r w:rsidR="0A441986">
        <w:t xml:space="preserve"> by the number of holes</w:t>
      </w:r>
      <w:r w:rsidR="54E6ECEA">
        <w:t xml:space="preserve"> assessed to calculate</w:t>
      </w:r>
      <w:r w:rsidR="3D3F3D4C">
        <w:t xml:space="preserve"> island-wide occupancy rates. </w:t>
      </w:r>
      <w:r w:rsidR="739FC6CC">
        <w:t>Standard errors were based on the number of plots assessed on each island.</w:t>
      </w:r>
    </w:p>
    <w:p w:rsidR="009B6629" w:rsidP="783F50A7" w:rsidRDefault="009B6629" w14:paraId="6A9FAF41" w14:textId="2D9B9814">
      <w:pPr>
        <w:rPr>
          <w:rFonts w:ascii="Calibri" w:hAnsi="Calibri" w:eastAsia="Calibri" w:cs="Calibri"/>
        </w:rPr>
      </w:pPr>
      <w:r>
        <w:tab/>
      </w:r>
      <w:r w:rsidR="148817DD">
        <w:t>All monitored puffin colonies in Quebec are found within the North Shore Migratory Bird Sanctuaries, and survey counts were summed across six</w:t>
      </w:r>
      <w:r w:rsidR="4C8FD5E0">
        <w:t xml:space="preserve"> </w:t>
      </w:r>
      <w:r w:rsidR="148817DD">
        <w:t>consistently monitored sites (</w:t>
      </w:r>
      <w:commentRangeStart w:id="16"/>
      <w:r w:rsidR="148817DD">
        <w:t>show</w:t>
      </w:r>
      <w:r w:rsidR="70E2D8B7">
        <w:t>n</w:t>
      </w:r>
      <w:r w:rsidR="148817DD">
        <w:t xml:space="preserve"> in Figure 1</w:t>
      </w:r>
      <w:r w:rsidR="09B4D59A">
        <w:t>B as a single central location representative of all colonies</w:t>
      </w:r>
      <w:commentRangeEnd w:id="16"/>
      <w:r w:rsidR="00A27303">
        <w:rPr>
          <w:rStyle w:val="CommentReference"/>
        </w:rPr>
        <w:commentReference w:id="16"/>
      </w:r>
      <w:r w:rsidR="09B4D59A">
        <w:t xml:space="preserve">). </w:t>
      </w:r>
      <w:r w:rsidR="199BC9D3">
        <w:t xml:space="preserve">For </w:t>
      </w:r>
      <w:r w:rsidR="14ECAF46">
        <w:t>these</w:t>
      </w:r>
      <w:r w:rsidR="4333E2B4">
        <w:t xml:space="preserve"> </w:t>
      </w:r>
      <w:r w:rsidR="199BC9D3">
        <w:t>c</w:t>
      </w:r>
      <w:r w:rsidRPr="6968F705" w:rsidR="199BC9D3">
        <w:rPr>
          <w:rFonts w:eastAsiaTheme="minorEastAsia"/>
        </w:rPr>
        <w:t>olonies, complete hole counts</w:t>
      </w:r>
      <w:r w:rsidRPr="6968F705" w:rsidR="169457FF">
        <w:rPr>
          <w:rFonts w:eastAsiaTheme="minorEastAsia"/>
        </w:rPr>
        <w:t xml:space="preserve"> </w:t>
      </w:r>
      <w:r w:rsidRPr="6968F705" w:rsidR="290CF66A">
        <w:rPr>
          <w:rFonts w:eastAsiaTheme="minorEastAsia"/>
        </w:rPr>
        <w:t xml:space="preserve">have been largely phased out </w:t>
      </w:r>
      <w:r w:rsidRPr="6968F705" w:rsidR="6B3BE001">
        <w:rPr>
          <w:rFonts w:eastAsiaTheme="minorEastAsia"/>
        </w:rPr>
        <w:t xml:space="preserve">to minimize disturbance </w:t>
      </w:r>
      <w:r w:rsidRPr="6968F705" w:rsidR="290CF66A">
        <w:rPr>
          <w:rFonts w:eastAsiaTheme="minorEastAsia"/>
        </w:rPr>
        <w:t>and replaced by counts of adults attending the colony (on land and water)</w:t>
      </w:r>
      <w:r w:rsidRPr="6968F705" w:rsidR="6B3BE001">
        <w:rPr>
          <w:rFonts w:eastAsiaTheme="minorEastAsia"/>
        </w:rPr>
        <w:t xml:space="preserve">. </w:t>
      </w:r>
      <w:r w:rsidRPr="6968F705" w:rsidR="402C1C32">
        <w:rPr>
          <w:rFonts w:eastAsiaTheme="minorEastAsia"/>
        </w:rPr>
        <w:t xml:space="preserve">Burrow counts continue at the </w:t>
      </w:r>
      <w:proofErr w:type="spellStart"/>
      <w:r w:rsidRPr="6968F705" w:rsidR="402C1C32">
        <w:rPr>
          <w:rFonts w:eastAsiaTheme="minorEastAsia"/>
        </w:rPr>
        <w:t>Betchouane</w:t>
      </w:r>
      <w:proofErr w:type="spellEnd"/>
      <w:r w:rsidRPr="6968F705" w:rsidR="402C1C32">
        <w:rPr>
          <w:rFonts w:eastAsiaTheme="minorEastAsia"/>
        </w:rPr>
        <w:t xml:space="preserve"> Migratory Bird Sanctuary, while a system of transects and quadrats is used to estimate area of occupancy and mean occupied burrow density at the Baie de </w:t>
      </w:r>
      <w:proofErr w:type="spellStart"/>
      <w:r w:rsidRPr="6968F705" w:rsidR="402C1C32">
        <w:rPr>
          <w:rFonts w:eastAsiaTheme="minorEastAsia"/>
        </w:rPr>
        <w:t>Brador</w:t>
      </w:r>
      <w:proofErr w:type="spellEnd"/>
      <w:r w:rsidRPr="6968F705" w:rsidR="402C1C32">
        <w:rPr>
          <w:rFonts w:eastAsiaTheme="minorEastAsia"/>
        </w:rPr>
        <w:t xml:space="preserve"> Migratory Bird Sanctuary (Rail 2021, Rail and Chapdelaine 2002). </w:t>
      </w:r>
      <w:r w:rsidRPr="6968F705" w:rsidR="7A499211">
        <w:rPr>
          <w:rFonts w:eastAsiaTheme="minorEastAsia"/>
        </w:rPr>
        <w:t>Storm-p</w:t>
      </w:r>
      <w:r w:rsidRPr="6968F705" w:rsidR="402C1C32">
        <w:rPr>
          <w:rFonts w:eastAsiaTheme="minorEastAsia"/>
        </w:rPr>
        <w:t xml:space="preserve">etrel colonies in Quebec generally consist of </w:t>
      </w:r>
      <w:r w:rsidRPr="6968F705" w:rsidR="0C963C86">
        <w:rPr>
          <w:rFonts w:eastAsiaTheme="minorEastAsia"/>
        </w:rPr>
        <w:t xml:space="preserve">a </w:t>
      </w:r>
      <w:r w:rsidRPr="6968F705" w:rsidR="402C1C32">
        <w:rPr>
          <w:rFonts w:eastAsiaTheme="minorEastAsia"/>
        </w:rPr>
        <w:t xml:space="preserve">few scattered pairs, with burrows often hidden in dense vegetation. In those conditions, hole counts are not efficient. Instead, the most recent petrel censuses have used playback at night and ARUs (automated recording units) to confirm the presence of the species, but do not provide reliable estimates of colony </w:t>
      </w:r>
      <w:proofErr w:type="gramStart"/>
      <w:r w:rsidRPr="6968F705" w:rsidR="402C1C32">
        <w:rPr>
          <w:rFonts w:eastAsiaTheme="minorEastAsia"/>
        </w:rPr>
        <w:t xml:space="preserve">size </w:t>
      </w:r>
      <w:r w:rsidRPr="6968F705" w:rsidR="0639DAC3">
        <w:rPr>
          <w:rFonts w:eastAsiaTheme="minorEastAsia"/>
        </w:rPr>
        <w:t>,</w:t>
      </w:r>
      <w:proofErr w:type="gramEnd"/>
      <w:r w:rsidRPr="6968F705" w:rsidR="0639DAC3">
        <w:rPr>
          <w:rFonts w:eastAsiaTheme="minorEastAsia"/>
        </w:rPr>
        <w:t xml:space="preserve"> thus no Quebec petrel colonies were used in trend analyses</w:t>
      </w:r>
      <w:r w:rsidRPr="6968F705" w:rsidR="402C1C32">
        <w:rPr>
          <w:rFonts w:eastAsiaTheme="minorEastAsia"/>
        </w:rPr>
        <w:t>.</w:t>
      </w:r>
    </w:p>
    <w:p w:rsidR="0010483B" w:rsidP="00B4162E" w:rsidRDefault="004C6453" w14:paraId="52F16FB5" w14:textId="5ACAB2EF">
      <w:pPr>
        <w:pStyle w:val="Heading4"/>
      </w:pPr>
      <w:r>
        <w:t>Grid or transect approach</w:t>
      </w:r>
    </w:p>
    <w:p w:rsidR="004C6453" w:rsidP="0010483B" w:rsidRDefault="004C6453" w14:paraId="79538832" w14:textId="17566FF7">
      <w:pPr>
        <w:spacing w:line="240" w:lineRule="auto"/>
      </w:pPr>
      <w:r>
        <w:tab/>
      </w:r>
      <w:r w:rsidR="52F21FB7">
        <w:t>For larger colonies</w:t>
      </w:r>
      <w:r w:rsidR="73773429">
        <w:t xml:space="preserve"> where complete hole counts are not feasible, </w:t>
      </w:r>
      <w:r w:rsidR="3007A87B">
        <w:t xml:space="preserve">island-wide grids </w:t>
      </w:r>
      <w:r w:rsidR="65DFF040">
        <w:t>or transect lines</w:t>
      </w:r>
      <w:r w:rsidR="25E15CED">
        <w:t xml:space="preserve"> </w:t>
      </w:r>
      <w:r w:rsidR="00823E89">
        <w:t xml:space="preserve">were </w:t>
      </w:r>
      <w:r w:rsidR="2465E685">
        <w:t xml:space="preserve">set </w:t>
      </w:r>
      <w:r w:rsidR="25E15CED">
        <w:t>25-100 m apart</w:t>
      </w:r>
      <w:r w:rsidR="172EDC7D">
        <w:t xml:space="preserve"> </w:t>
      </w:r>
      <w:r w:rsidR="0F3E12F8">
        <w:t xml:space="preserve">to </w:t>
      </w:r>
      <w:r w:rsidR="7770FD9D">
        <w:t>determine</w:t>
      </w:r>
      <w:r w:rsidR="738722D2">
        <w:t xml:space="preserve"> the area occupied by puffins or storm-petrels</w:t>
      </w:r>
      <w:r w:rsidR="001F04E6">
        <w:t>,</w:t>
      </w:r>
      <w:r w:rsidR="05461577">
        <w:t xml:space="preserve"> </w:t>
      </w:r>
      <w:r w:rsidR="172EDC7D">
        <w:t xml:space="preserve">and </w:t>
      </w:r>
      <w:r w:rsidR="74A9DB21">
        <w:t>20-</w:t>
      </w:r>
      <w:r w:rsidR="574AF02C">
        <w:t>80 plots</w:t>
      </w:r>
      <w:r w:rsidR="05461577">
        <w:t xml:space="preserve"> </w:t>
      </w:r>
      <w:r w:rsidR="0F4D1F4B">
        <w:t xml:space="preserve">were assessed </w:t>
      </w:r>
      <w:r w:rsidR="352F2304">
        <w:t>to calculate occupied burrow density as described above</w:t>
      </w:r>
      <w:r w:rsidR="05461577">
        <w:t xml:space="preserve"> </w:t>
      </w:r>
      <w:r w:rsidR="1786680F">
        <w:t>(</w:t>
      </w:r>
      <w:r w:rsidR="3FBF2CF8">
        <w:t xml:space="preserve">see </w:t>
      </w:r>
      <w:r w:rsidR="352F2304">
        <w:t>also</w:t>
      </w:r>
      <w:r w:rsidR="3FBF2CF8">
        <w:t xml:space="preserve"> Robertson </w:t>
      </w:r>
      <w:r w:rsidR="5383168A">
        <w:t>and Elliot 2002</w:t>
      </w:r>
      <w:r w:rsidR="30A453B1">
        <w:t>a</w:t>
      </w:r>
      <w:r w:rsidR="011686FA">
        <w:t xml:space="preserve">, </w:t>
      </w:r>
      <w:r w:rsidR="3FBF2CF8">
        <w:t>Robertson et al. 2002b</w:t>
      </w:r>
      <w:r w:rsidR="03ED1C0D">
        <w:t>, Pollet and Shutler 2018</w:t>
      </w:r>
      <w:r w:rsidR="3FBF2CF8">
        <w:t>)</w:t>
      </w:r>
      <w:r w:rsidR="352F2304">
        <w:t xml:space="preserve">. This approach is suitable </w:t>
      </w:r>
      <w:r w:rsidR="38714038">
        <w:t>for islands where</w:t>
      </w:r>
      <w:r w:rsidR="3FBF2CF8">
        <w:t xml:space="preserve"> </w:t>
      </w:r>
      <w:r w:rsidR="2AB8CA92">
        <w:t>puffins and storm-petrels are nesting in relatively flat areas</w:t>
      </w:r>
      <w:r w:rsidR="57FDEE6E">
        <w:t xml:space="preserve"> and </w:t>
      </w:r>
      <w:r w:rsidR="00487FB8">
        <w:t xml:space="preserve">thus where </w:t>
      </w:r>
      <w:r w:rsidR="57FDEE6E">
        <w:t xml:space="preserve">correcting </w:t>
      </w:r>
      <w:r w:rsidR="5097FD90">
        <w:t xml:space="preserve">for </w:t>
      </w:r>
      <w:r w:rsidR="57FDEE6E">
        <w:t>slope is not a concern</w:t>
      </w:r>
      <w:r w:rsidR="407FE6DD">
        <w:t>.</w:t>
      </w:r>
      <w:r w:rsidR="30BD71BD">
        <w:t xml:space="preserve"> </w:t>
      </w:r>
    </w:p>
    <w:p w:rsidR="004C6453" w:rsidP="00B4162E" w:rsidRDefault="004C6453" w14:paraId="586D9E31" w14:textId="106C3A95">
      <w:pPr>
        <w:pStyle w:val="Heading4"/>
      </w:pPr>
      <w:r>
        <w:t>Habitat delineation</w:t>
      </w:r>
    </w:p>
    <w:p w:rsidR="00B4162E" w:rsidP="0010483B" w:rsidRDefault="004845DA" w14:paraId="1A99E6C7" w14:textId="3F0643EC">
      <w:pPr>
        <w:spacing w:line="240" w:lineRule="auto"/>
      </w:pPr>
      <w:r>
        <w:tab/>
      </w:r>
      <w:r w:rsidR="006E24D8">
        <w:t xml:space="preserve">An alternative for the grid or transect approach to estimate occupied area, </w:t>
      </w:r>
      <w:r w:rsidR="00A0685E">
        <w:t xml:space="preserve">the use of </w:t>
      </w:r>
      <w:r w:rsidR="006D780B">
        <w:t xml:space="preserve">a </w:t>
      </w:r>
      <w:r w:rsidR="00A0685E">
        <w:t xml:space="preserve">Geographic Information System (GIS) approach </w:t>
      </w:r>
      <w:r w:rsidR="00E60F7E">
        <w:t xml:space="preserve">has </w:t>
      </w:r>
      <w:r w:rsidR="00EB3D09">
        <w:t xml:space="preserve">proven to </w:t>
      </w:r>
      <w:r w:rsidR="006D780B">
        <w:t>increase the efficiency of</w:t>
      </w:r>
      <w:r w:rsidR="00076839">
        <w:t xml:space="preserve"> </w:t>
      </w:r>
      <w:r w:rsidR="00D52393">
        <w:t>surv</w:t>
      </w:r>
      <w:r w:rsidR="00573139">
        <w:t>eys</w:t>
      </w:r>
      <w:r w:rsidR="003339B9">
        <w:t xml:space="preserve"> </w:t>
      </w:r>
      <w:r w:rsidR="00453219">
        <w:t xml:space="preserve">and </w:t>
      </w:r>
      <w:r w:rsidR="002860D7">
        <w:t xml:space="preserve">provides more accurate estimated </w:t>
      </w:r>
      <w:r w:rsidR="00262FC1">
        <w:t>sloped areas</w:t>
      </w:r>
      <w:r w:rsidR="00FC6BB9">
        <w:t xml:space="preserve"> occupied by </w:t>
      </w:r>
      <w:r w:rsidR="00DC3846">
        <w:t>puffins and storm-petrels</w:t>
      </w:r>
      <w:r w:rsidR="00897492">
        <w:t xml:space="preserve"> </w:t>
      </w:r>
      <w:r w:rsidR="00926479">
        <w:t xml:space="preserve">which can then be applied to the estimated occupied </w:t>
      </w:r>
      <w:r w:rsidR="00757818">
        <w:t>burrow density assessed through plots as described in the other two approaches</w:t>
      </w:r>
      <w:r w:rsidR="00897492">
        <w:t xml:space="preserve"> </w:t>
      </w:r>
      <w:r w:rsidR="00821E17">
        <w:t xml:space="preserve">(e.g., </w:t>
      </w:r>
      <w:r w:rsidR="00DD60D6">
        <w:t xml:space="preserve">Wilhelm et al. 2015, </w:t>
      </w:r>
      <w:r w:rsidR="00096283">
        <w:t xml:space="preserve">2020, </w:t>
      </w:r>
      <w:proofErr w:type="spellStart"/>
      <w:r w:rsidR="009452EE">
        <w:t>d’Entremont</w:t>
      </w:r>
      <w:proofErr w:type="spellEnd"/>
      <w:r w:rsidR="009452EE">
        <w:t xml:space="preserve"> et al.</w:t>
      </w:r>
      <w:r w:rsidR="00DD60D6">
        <w:t xml:space="preserve"> </w:t>
      </w:r>
      <w:r w:rsidR="00096283">
        <w:t>2020</w:t>
      </w:r>
      <w:r w:rsidR="00DD60D6">
        <w:t xml:space="preserve">, Bond et al. </w:t>
      </w:r>
      <w:r w:rsidR="00096283">
        <w:t>2023</w:t>
      </w:r>
      <w:r w:rsidR="004F378B">
        <w:t>)</w:t>
      </w:r>
      <w:r w:rsidR="00DC3846">
        <w:t xml:space="preserve">. </w:t>
      </w:r>
      <w:r w:rsidR="006E7169">
        <w:t>Briefly, e</w:t>
      </w:r>
      <w:r w:rsidR="00757818">
        <w:t>s</w:t>
      </w:r>
      <w:r w:rsidR="00C45D6E">
        <w:t>timating</w:t>
      </w:r>
      <w:r w:rsidR="008A433C">
        <w:t xml:space="preserve"> the </w:t>
      </w:r>
      <w:r w:rsidR="00331EE3">
        <w:t xml:space="preserve">area of </w:t>
      </w:r>
      <w:r w:rsidR="008A433C">
        <w:t xml:space="preserve">habitat occupied by puffins or storm-petrels </w:t>
      </w:r>
      <w:r w:rsidR="00D238B8">
        <w:t>was</w:t>
      </w:r>
      <w:r w:rsidR="008A433C">
        <w:t xml:space="preserve"> done using a hand-held GPS and walking around the boundary of the </w:t>
      </w:r>
      <w:r w:rsidR="008B356C">
        <w:t>nesting area</w:t>
      </w:r>
      <w:r w:rsidR="002919EA">
        <w:t xml:space="preserve"> </w:t>
      </w:r>
      <w:r w:rsidR="00180C50">
        <w:t>and/</w:t>
      </w:r>
      <w:r w:rsidR="002919EA">
        <w:t xml:space="preserve">or </w:t>
      </w:r>
      <w:r w:rsidR="006E69EC">
        <w:t xml:space="preserve">using high resolution imagery </w:t>
      </w:r>
      <w:r w:rsidR="001F28A2">
        <w:t xml:space="preserve">to </w:t>
      </w:r>
      <w:r w:rsidR="00A40DEC">
        <w:t xml:space="preserve">delineate </w:t>
      </w:r>
      <w:r w:rsidR="00F33372">
        <w:t>the various</w:t>
      </w:r>
      <w:r w:rsidR="00541557">
        <w:t xml:space="preserve"> habitat types </w:t>
      </w:r>
      <w:r w:rsidR="00F33372">
        <w:t xml:space="preserve">utilized by </w:t>
      </w:r>
      <w:r w:rsidR="001E0CA6">
        <w:t>each species</w:t>
      </w:r>
      <w:r w:rsidR="00A15409">
        <w:t>.</w:t>
      </w:r>
      <w:r w:rsidR="00FB44EA">
        <w:t xml:space="preserve"> </w:t>
      </w:r>
      <w:r w:rsidR="006E7169">
        <w:t>On large and conv</w:t>
      </w:r>
      <w:r w:rsidR="004758F6">
        <w:t>oluted colonies</w:t>
      </w:r>
      <w:r w:rsidR="001C2D8B">
        <w:t xml:space="preserve"> where puffins and storm-petrels nest on slopes, maps of contour lines </w:t>
      </w:r>
      <w:r w:rsidR="00CE3E57">
        <w:t>were</w:t>
      </w:r>
      <w:r w:rsidR="001C2D8B">
        <w:t xml:space="preserve"> also incorporated into the GIS approach to provide more accurate estimated areas on slopes</w:t>
      </w:r>
      <w:r w:rsidR="004E4222">
        <w:t xml:space="preserve"> (e.g., Wilhelm et al. 2015, 2020</w:t>
      </w:r>
      <w:r w:rsidR="00657117">
        <w:t>, Bond et al. 2023</w:t>
      </w:r>
      <w:r w:rsidR="004E4222">
        <w:t>).</w:t>
      </w:r>
    </w:p>
    <w:p w:rsidRPr="002D2C71" w:rsidR="00591E35" w:rsidP="00B4162E" w:rsidRDefault="3B214804" w14:paraId="2EEC146F" w14:textId="6274C62F">
      <w:pPr>
        <w:pStyle w:val="Heading2"/>
      </w:pPr>
      <w:r>
        <w:t xml:space="preserve">Description of </w:t>
      </w:r>
      <w:r w:rsidR="25271C7C">
        <w:t xml:space="preserve">Bayesian </w:t>
      </w:r>
      <w:r>
        <w:t xml:space="preserve">Hierarchical </w:t>
      </w:r>
      <w:r w:rsidR="0634BBB8">
        <w:t>GAMM</w:t>
      </w:r>
      <w:r>
        <w:t xml:space="preserve"> </w:t>
      </w:r>
    </w:p>
    <w:p w:rsidR="000D1D45" w:rsidP="6F26598B" w:rsidRDefault="002B0B01" w14:paraId="26114289" w14:textId="58D1AFB9">
      <w:pPr>
        <w:ind w:firstLine="720"/>
      </w:pPr>
      <w:r>
        <w:t>We e</w:t>
      </w:r>
      <w:r w:rsidR="0070464F">
        <w:t xml:space="preserve">stimated colony- and regional-level </w:t>
      </w:r>
      <w:r>
        <w:t xml:space="preserve">population trajectories </w:t>
      </w:r>
      <w:r w:rsidR="0070464F">
        <w:t>us</w:t>
      </w:r>
      <w:r>
        <w:t xml:space="preserve">ing </w:t>
      </w:r>
      <w:r w:rsidR="00C97C23">
        <w:t xml:space="preserve">hierarchical </w:t>
      </w:r>
      <w:r w:rsidR="0070464F">
        <w:t xml:space="preserve">state-space </w:t>
      </w:r>
      <w:r>
        <w:t>models</w:t>
      </w:r>
      <w:r w:rsidR="00B04049">
        <w:t>. These models</w:t>
      </w:r>
      <w:r w:rsidR="00DC28DD">
        <w:t xml:space="preserve"> </w:t>
      </w:r>
      <w:r w:rsidR="008160D2">
        <w:t xml:space="preserve">decompose </w:t>
      </w:r>
      <w:proofErr w:type="spellStart"/>
      <w:r w:rsidR="008160D2">
        <w:t>spatio</w:t>
      </w:r>
      <w:proofErr w:type="spellEnd"/>
      <w:r w:rsidR="008160D2">
        <w:t>-temporal variation in seabird counts</w:t>
      </w:r>
      <w:r w:rsidR="00B04049">
        <w:t xml:space="preserve"> into contributions from </w:t>
      </w:r>
      <w:r w:rsidR="00434E02">
        <w:t>biological process</w:t>
      </w:r>
      <w:r w:rsidR="005E4CB7">
        <w:t>es</w:t>
      </w:r>
      <w:r w:rsidR="00434E02">
        <w:t xml:space="preserve"> of interest (i.e., temporal changes in colony-level population indices) and </w:t>
      </w:r>
      <w:r w:rsidR="00B04049">
        <w:t xml:space="preserve">observation processes (i.e., </w:t>
      </w:r>
      <w:r w:rsidR="00434E02">
        <w:t xml:space="preserve">variation due to </w:t>
      </w:r>
      <w:r w:rsidR="005E4CB7">
        <w:t>imprecision in survey counts).</w:t>
      </w:r>
    </w:p>
    <w:p w:rsidR="007F2C0B" w:rsidP="002542C4" w:rsidRDefault="00E22E6D" w14:paraId="4B99D4B1" w14:textId="77777777">
      <w:pPr>
        <w:rPr>
          <w:rFonts w:eastAsiaTheme="minorEastAsia"/>
        </w:rPr>
      </w:pPr>
      <w:r>
        <w:t xml:space="preserve">The model assumes survey counts </w:t>
      </w:r>
      <w:r w:rsidR="00DD2EB0">
        <w:t>(</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DD2EB0">
        <w:t xml:space="preserve">) </w:t>
      </w:r>
      <w:r>
        <w:t xml:space="preserve">arise from an over-dispersed Poisson process with mean </w:t>
      </w:r>
      <m:oMath>
        <m:sSub>
          <m:sSubPr>
            <m:ctrlPr>
              <w:rPr>
                <w:rFonts w:ascii="Cambria Math" w:hAnsi="Cambria Math"/>
                <w:i/>
              </w:rPr>
            </m:ctrlPr>
          </m:sSubPr>
          <m:e>
            <m:r>
              <w:rPr>
                <w:rFonts w:ascii="Cambria Math" w:hAnsi="Cambria Math"/>
              </w:rPr>
              <m:t>λ</m:t>
            </m:r>
          </m:e>
          <m:sub>
            <m:r>
              <w:rPr>
                <w:rFonts w:ascii="Cambria Math" w:hAnsi="Cambria Math"/>
              </w:rPr>
              <m:t>i,t</m:t>
            </m:r>
          </m:sub>
        </m:sSub>
      </m:oMath>
      <w:r>
        <w:rPr>
          <w:rFonts w:eastAsiaTheme="minorEastAsia"/>
        </w:rPr>
        <w:t xml:space="preserve"> for colony </w:t>
      </w:r>
      <m:oMath>
        <m:r>
          <w:rPr>
            <w:rFonts w:ascii="Cambria Math" w:hAnsi="Cambria Math" w:eastAsiaTheme="minorEastAsia"/>
          </w:rPr>
          <m:t>i</m:t>
        </m:r>
      </m:oMath>
      <w:r>
        <w:rPr>
          <w:rFonts w:eastAsiaTheme="minorEastAsia"/>
        </w:rPr>
        <w:t xml:space="preserve"> in year </w:t>
      </w:r>
      <m:oMath>
        <m:r>
          <w:rPr>
            <w:rFonts w:ascii="Cambria Math" w:hAnsi="Cambria Math" w:eastAsiaTheme="minorEastAsia"/>
          </w:rPr>
          <m:t>t</m:t>
        </m:r>
      </m:oMath>
      <w:r w:rsidR="007F2C0B">
        <w:rPr>
          <w:rFonts w:eastAsiaTheme="minorEastAsia"/>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25"/>
        <w:gridCol w:w="625"/>
      </w:tblGrid>
      <w:tr w:rsidR="007F2C0B" w:rsidTr="00B857C1" w14:paraId="1EFBD33E" w14:textId="77777777">
        <w:tc>
          <w:tcPr>
            <w:tcW w:w="8725" w:type="dxa"/>
            <w:vAlign w:val="center"/>
          </w:tcPr>
          <w:p w:rsidR="007F2C0B" w:rsidP="00B857C1" w:rsidRDefault="00661DE8" w14:paraId="37257771" w14:textId="466E5AE7">
            <w:pPr>
              <w:spacing w:before="120" w:after="120"/>
              <w:jc w:val="cente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i,t</m:t>
                        </m:r>
                      </m:sub>
                    </m:sSub>
                  </m:e>
                </m:d>
                <m:r>
                  <w:rPr>
                    <w:rFonts w:ascii="Cambria Math" w:hAnsi="Cambria Math"/>
                  </w:rPr>
                  <m:t>.</m:t>
                </m:r>
              </m:oMath>
            </m:oMathPara>
          </w:p>
        </w:tc>
        <w:tc>
          <w:tcPr>
            <w:tcW w:w="625" w:type="dxa"/>
            <w:vAlign w:val="center"/>
          </w:tcPr>
          <w:p w:rsidR="007F2C0B" w:rsidP="00B857C1" w:rsidRDefault="007F2C0B" w14:paraId="3364040A" w14:textId="77777777">
            <w:pPr>
              <w:spacing w:before="120" w:after="120"/>
              <w:jc w:val="center"/>
            </w:pPr>
            <w:r>
              <w:t>(1)</w:t>
            </w:r>
          </w:p>
        </w:tc>
      </w:tr>
    </w:tbl>
    <w:p w:rsidR="00E22E6D" w:rsidP="002542C4" w:rsidRDefault="00661DE8" w14:paraId="39E1D8F7" w14:textId="4AB84259">
      <w:pPr>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i,t</m:t>
            </m:r>
          </m:sub>
        </m:sSub>
      </m:oMath>
      <w:r w:rsidR="00E22E6D">
        <w:rPr>
          <w:rFonts w:eastAsiaTheme="minorEastAsia"/>
        </w:rPr>
        <w:t xml:space="preserve"> </w:t>
      </w:r>
      <w:r w:rsidR="00DD2EB0">
        <w:rPr>
          <w:rFonts w:eastAsiaTheme="minorEastAsia"/>
        </w:rPr>
        <w:t>is</w:t>
      </w:r>
      <w:r w:rsidR="008A5D95">
        <w:rPr>
          <w:rFonts w:eastAsiaTheme="minorEastAsia"/>
        </w:rPr>
        <w:t xml:space="preserve"> </w:t>
      </w:r>
      <w:r w:rsidR="00DD2EB0">
        <w:rPr>
          <w:rFonts w:eastAsiaTheme="minorEastAsia"/>
        </w:rPr>
        <w:t xml:space="preserve">a </w:t>
      </w:r>
      <w:r w:rsidR="00DD2721">
        <w:rPr>
          <w:rFonts w:eastAsiaTheme="minorEastAsia"/>
        </w:rPr>
        <w:t>n</w:t>
      </w:r>
      <w:r w:rsidR="006E205E">
        <w:rPr>
          <w:rFonts w:eastAsiaTheme="minorEastAsia"/>
        </w:rPr>
        <w:t>ormally distributed random variable</w:t>
      </w:r>
      <w:r w:rsidR="00CC29AA">
        <w:rPr>
          <w:rFonts w:eastAsiaTheme="minorEastAsia"/>
        </w:rPr>
        <w:t xml:space="preserve"> with </w:t>
      </w:r>
      <w:r w:rsidR="00C97C23">
        <w:rPr>
          <w:rFonts w:eastAsiaTheme="minorEastAsia"/>
        </w:rPr>
        <w:t>me</w:t>
      </w:r>
      <w:r w:rsidR="00DD2721">
        <w:rPr>
          <w:rFonts w:eastAsiaTheme="minorEastAsia"/>
        </w:rPr>
        <w:t>an</w:t>
      </w:r>
      <w:r w:rsidR="00C97C23">
        <w:rPr>
          <w:rFonts w:eastAsiaTheme="minorEastAsia"/>
        </w:rPr>
        <w:t xml:space="preserve"> equal to </w:t>
      </w:r>
      <w:r w:rsidR="00C72E4E">
        <w:rPr>
          <w:rFonts w:eastAsiaTheme="minorEastAsia"/>
        </w:rPr>
        <w:t xml:space="preserve">an </w:t>
      </w:r>
      <w:r w:rsidR="00C97C23">
        <w:rPr>
          <w:rFonts w:eastAsiaTheme="minorEastAsia"/>
        </w:rPr>
        <w:t>expected count (</w:t>
      </w:r>
      <m:oMath>
        <m:sSub>
          <m:sSubPr>
            <m:ctrlPr>
              <w:rPr>
                <w:rFonts w:ascii="Cambria Math" w:hAnsi="Cambria Math"/>
                <w:i/>
              </w:rPr>
            </m:ctrlPr>
          </m:sSubPr>
          <m:e>
            <m:r>
              <w:rPr>
                <w:rFonts w:ascii="Cambria Math" w:hAnsi="Cambria Math"/>
              </w:rPr>
              <m:t>E</m:t>
            </m:r>
          </m:e>
          <m:sub>
            <m:r>
              <w:rPr>
                <w:rFonts w:ascii="Cambria Math" w:hAnsi="Cambria Math"/>
              </w:rPr>
              <m:t>i,t</m:t>
            </m:r>
          </m:sub>
        </m:sSub>
      </m:oMath>
      <w:r w:rsidR="00C97C23">
        <w:rPr>
          <w:rFonts w:eastAsiaTheme="minorEastAsia"/>
        </w:rPr>
        <w:t xml:space="preserve">) and </w:t>
      </w:r>
      <w:r w:rsidR="00706D49">
        <w:rPr>
          <w:rFonts w:eastAsiaTheme="minorEastAsia"/>
        </w:rPr>
        <w:t xml:space="preserve">a </w:t>
      </w:r>
      <w:r w:rsidR="00CC29AA">
        <w:rPr>
          <w:rFonts w:eastAsiaTheme="minorEastAsia"/>
        </w:rPr>
        <w:t xml:space="preserve">variance </w:t>
      </w:r>
      <w:r w:rsidR="00706D49">
        <w:rPr>
          <w:rFonts w:eastAsiaTheme="minorEastAsia"/>
        </w:rPr>
        <w:t>term (</w:t>
      </w:r>
      <m:oMath>
        <m:sSubSup>
          <m:sSubSupPr>
            <m:ctrlPr>
              <w:rPr>
                <w:rFonts w:ascii="Cambria Math" w:hAnsi="Cambria Math"/>
                <w:i/>
              </w:rPr>
            </m:ctrlPr>
          </m:sSubSupPr>
          <m:e>
            <m:r>
              <w:rPr>
                <w:rFonts w:ascii="Cambria Math" w:hAnsi="Cambria Math"/>
              </w:rPr>
              <m:t>ε</m:t>
            </m:r>
          </m:e>
          <m:sub>
            <m:r>
              <w:rPr>
                <w:rFonts w:ascii="Cambria Math" w:hAnsi="Cambria Math"/>
              </w:rPr>
              <m:t>i,t</m:t>
            </m:r>
          </m:sub>
          <m:sup>
            <m:r>
              <w:rPr>
                <w:rFonts w:ascii="Cambria Math" w:hAnsi="Cambria Math"/>
              </w:rPr>
              <m:t>2</m:t>
            </m:r>
          </m:sup>
        </m:sSubSup>
      </m:oMath>
      <w:r w:rsidR="00706D49">
        <w:rPr>
          <w:rFonts w:eastAsiaTheme="minorEastAsia"/>
        </w:rPr>
        <w:t>) that characterizes the magnitude of</w:t>
      </w:r>
      <w:r w:rsidR="00C97C23">
        <w:rPr>
          <w:rFonts w:eastAsiaTheme="minorEastAsia"/>
        </w:rPr>
        <w:t xml:space="preserve"> sampling error</w:t>
      </w:r>
      <w:r w:rsidR="00AB3C77">
        <w:rPr>
          <w:rFonts w:eastAsiaTheme="minorEastAsia"/>
        </w:rPr>
        <w:t xml:space="preserve"> during a survey</w:t>
      </w:r>
      <w:r w:rsidR="00706D49">
        <w:rPr>
          <w:rFonts w:eastAsiaTheme="minorEastAsia"/>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25"/>
        <w:gridCol w:w="625"/>
      </w:tblGrid>
      <w:tr w:rsidR="004B2640" w:rsidTr="00B857C1" w14:paraId="112AE935" w14:textId="77777777">
        <w:tc>
          <w:tcPr>
            <w:tcW w:w="8725" w:type="dxa"/>
            <w:vAlign w:val="center"/>
          </w:tcPr>
          <w:p w:rsidRPr="004B2640" w:rsidR="004B2640" w:rsidP="00D95BF1" w:rsidRDefault="00661DE8" w14:paraId="0FA0814D" w14:textId="4AA59668">
            <w:pPr>
              <w:spacing w:before="120" w:after="120"/>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 Normal</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i,t</m:t>
                        </m:r>
                      </m:sub>
                      <m:sup>
                        <m:r>
                          <w:rPr>
                            <w:rFonts w:ascii="Cambria Math" w:hAnsi="Cambria Math"/>
                          </w:rPr>
                          <m:t>2</m:t>
                        </m:r>
                      </m:sup>
                    </m:sSubSup>
                  </m:e>
                </m:d>
                <m:r>
                  <w:rPr>
                    <w:rFonts w:ascii="Cambria Math" w:hAnsi="Cambria Math"/>
                  </w:rPr>
                  <m:t>.</m:t>
                </m:r>
              </m:oMath>
            </m:oMathPara>
          </w:p>
        </w:tc>
        <w:tc>
          <w:tcPr>
            <w:tcW w:w="625" w:type="dxa"/>
            <w:vAlign w:val="center"/>
          </w:tcPr>
          <w:p w:rsidR="004B2640" w:rsidP="00D95BF1" w:rsidRDefault="004B2640" w14:paraId="1B8D2757" w14:textId="4D7ED3F9">
            <w:pPr>
              <w:spacing w:before="120" w:after="120"/>
              <w:jc w:val="center"/>
            </w:pPr>
            <w:r>
              <w:t>(2)</w:t>
            </w:r>
          </w:p>
        </w:tc>
      </w:tr>
    </w:tbl>
    <w:p w:rsidR="00665C8D" w:rsidP="002542C4" w:rsidRDefault="009C437D" w14:paraId="07230B4B" w14:textId="31F275BB">
      <w:pPr>
        <w:rPr>
          <w:rFonts w:eastAsiaTheme="minorEastAsia"/>
        </w:rPr>
      </w:pPr>
      <w:r>
        <w:rPr>
          <w:rFonts w:eastAsiaTheme="minorEastAsia"/>
        </w:rPr>
        <w:t>This explicitly recognizes that there are inevitable discrepancies between the numbers of birds estimated from surveys and the total number of birds that would be counted with a true colony census</w:t>
      </w:r>
      <w:r w:rsidR="00B970C0">
        <w:rPr>
          <w:rFonts w:eastAsiaTheme="minorEastAsia"/>
        </w:rPr>
        <w:t xml:space="preserve"> (i.e.,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B970C0">
        <w:rPr>
          <w:rFonts w:eastAsiaTheme="minorEastAsia"/>
        </w:rPr>
        <w:t xml:space="preserve"> is the standard error associated with a survey)</w:t>
      </w:r>
      <w:r>
        <w:rPr>
          <w:rFonts w:eastAsiaTheme="minorEastAsia"/>
        </w:rPr>
        <w:t>.</w:t>
      </w:r>
    </w:p>
    <w:p w:rsidR="00C97C23" w:rsidP="002542C4" w:rsidRDefault="00D95BF1" w14:paraId="4F39FD56" w14:textId="12BD0DFF">
      <w:pPr>
        <w:rPr>
          <w:rFonts w:eastAsiaTheme="minorEastAsia"/>
        </w:rPr>
      </w:pPr>
      <w:r>
        <w:rPr>
          <w:rFonts w:eastAsiaTheme="minorEastAsia"/>
        </w:rPr>
        <w:t>The</w:t>
      </w:r>
      <w:r w:rsidR="00706D49">
        <w:rPr>
          <w:rFonts w:eastAsiaTheme="minorEastAsia"/>
        </w:rPr>
        <w:t xml:space="preserve"> model decomposes e</w:t>
      </w:r>
      <w:r w:rsidR="00E9328B">
        <w:rPr>
          <w:rFonts w:eastAsiaTheme="minorEastAsia"/>
        </w:rPr>
        <w:t xml:space="preserve">xpected counts </w:t>
      </w:r>
      <m:oMath>
        <m:sSub>
          <m:sSubPr>
            <m:ctrlPr>
              <w:rPr>
                <w:rFonts w:ascii="Cambria Math" w:hAnsi="Cambria Math"/>
                <w:i/>
              </w:rPr>
            </m:ctrlPr>
          </m:sSubPr>
          <m:e>
            <m:r>
              <w:rPr>
                <w:rFonts w:ascii="Cambria Math" w:hAnsi="Cambria Math"/>
              </w:rPr>
              <m:t>E</m:t>
            </m:r>
          </m:e>
          <m:sub>
            <m:r>
              <w:rPr>
                <w:rFonts w:ascii="Cambria Math" w:hAnsi="Cambria Math"/>
              </w:rPr>
              <m:t>i,t</m:t>
            </m:r>
          </m:sub>
        </m:sSub>
      </m:oMath>
      <w:r w:rsidR="00E9328B">
        <w:rPr>
          <w:rFonts w:eastAsiaTheme="minorEastAsia"/>
        </w:rPr>
        <w:t xml:space="preserve"> </w:t>
      </w:r>
      <w:r w:rsidR="00706D49">
        <w:rPr>
          <w:rFonts w:eastAsiaTheme="minorEastAsia"/>
        </w:rPr>
        <w:t xml:space="preserve">into contributions from two </w:t>
      </w:r>
      <w:r>
        <w:rPr>
          <w:rFonts w:eastAsiaTheme="minorEastAsia"/>
        </w:rPr>
        <w:t>terms</w:t>
      </w:r>
      <w:r w:rsidR="005E0BE7">
        <w:rPr>
          <w:rFonts w:eastAsiaTheme="minorEastAsia"/>
        </w:rPr>
        <w:t xml:space="preserve"> through a logarithmic link function</w:t>
      </w:r>
      <w:r>
        <w:rPr>
          <w:rFonts w:eastAsiaTheme="minorEastAsia"/>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25"/>
        <w:gridCol w:w="625"/>
      </w:tblGrid>
      <w:tr w:rsidR="00D95BF1" w14:paraId="23C8B957" w14:textId="77777777">
        <w:tc>
          <w:tcPr>
            <w:tcW w:w="8725" w:type="dxa"/>
            <w:vAlign w:val="center"/>
          </w:tcPr>
          <w:p w:rsidRPr="004B2640" w:rsidR="00D95BF1" w:rsidRDefault="00661DE8" w14:paraId="3FD1FB55" w14:textId="068890BD">
            <w:pPr>
              <w:spacing w:before="120" w:after="120"/>
              <w:jc w:val="cente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i,t</m:t>
                            </m:r>
                          </m:sub>
                        </m:sSub>
                      </m:e>
                    </m:d>
                  </m:e>
                </m:func>
                <m:r>
                  <w:rPr>
                    <w:rFonts w:ascii="Cambria Math" w:hAnsi="Cambria Math"/>
                  </w:rPr>
                  <m:t xml:space="preserve">= </m:t>
                </m:r>
                <m:sSub>
                  <m:sSubPr>
                    <m:ctrlPr>
                      <w:rPr>
                        <w:rFonts w:ascii="Cambria Math" w:hAnsi="Cambria Math"/>
                        <w:i/>
                      </w:rPr>
                    </m:ctrlPr>
                  </m:sSubPr>
                  <m:e>
                    <m:r>
                      <w:rPr>
                        <w:rFonts w:ascii="Cambria Math" w:hAnsi="Cambria Math"/>
                      </w:rPr>
                      <m:t>µ</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m:t>
                </m:r>
              </m:oMath>
            </m:oMathPara>
          </w:p>
        </w:tc>
        <w:tc>
          <w:tcPr>
            <w:tcW w:w="625" w:type="dxa"/>
            <w:vAlign w:val="center"/>
          </w:tcPr>
          <w:p w:rsidR="00D95BF1" w:rsidRDefault="00D95BF1" w14:paraId="75A3B0F6" w14:textId="3C75FD83">
            <w:pPr>
              <w:spacing w:before="120" w:after="120"/>
              <w:jc w:val="center"/>
            </w:pPr>
            <w:r>
              <w:t>(</w:t>
            </w:r>
            <w:r w:rsidR="00423204">
              <w:t>3</w:t>
            </w:r>
            <w:r>
              <w:t>)</w:t>
            </w:r>
          </w:p>
        </w:tc>
      </w:tr>
    </w:tbl>
    <w:p w:rsidR="004B2640" w:rsidP="002542C4" w:rsidRDefault="004B2640" w14:paraId="4A78E8A2" w14:textId="6F1C846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µ</m:t>
            </m:r>
          </m:e>
          <m:sub>
            <m:r>
              <w:rPr>
                <w:rFonts w:ascii="Cambria Math" w:hAnsi="Cambria Math"/>
              </w:rPr>
              <m:t>i,t</m:t>
            </m:r>
          </m:sub>
        </m:sSub>
      </m:oMath>
      <w:r w:rsidR="006A0E18">
        <w:rPr>
          <w:rFonts w:eastAsiaTheme="minorEastAsia"/>
        </w:rPr>
        <w:t xml:space="preserve"> </w:t>
      </w:r>
      <w:r w:rsidR="00D213F8">
        <w:rPr>
          <w:rFonts w:eastAsiaTheme="minorEastAsia"/>
        </w:rPr>
        <w:t xml:space="preserve">represents </w:t>
      </w:r>
      <w:r w:rsidR="0062360E">
        <w:rPr>
          <w:rFonts w:eastAsiaTheme="minorEastAsia"/>
        </w:rPr>
        <w:t xml:space="preserve">the </w:t>
      </w:r>
      <w:r w:rsidR="004E68F9">
        <w:rPr>
          <w:rFonts w:eastAsiaTheme="minorEastAsia"/>
        </w:rPr>
        <w:t xml:space="preserve">general </w:t>
      </w:r>
      <w:r w:rsidR="0062360E">
        <w:rPr>
          <w:rFonts w:eastAsiaTheme="minorEastAsia"/>
        </w:rPr>
        <w:t xml:space="preserve">shape of </w:t>
      </w:r>
      <w:r w:rsidR="0027002C">
        <w:rPr>
          <w:rFonts w:eastAsiaTheme="minorEastAsia"/>
        </w:rPr>
        <w:t xml:space="preserve">each </w:t>
      </w:r>
      <w:r w:rsidR="00910848">
        <w:rPr>
          <w:rFonts w:eastAsiaTheme="minorEastAsia"/>
        </w:rPr>
        <w:t>colony</w:t>
      </w:r>
      <w:r w:rsidR="0027002C">
        <w:rPr>
          <w:rFonts w:eastAsiaTheme="minorEastAsia"/>
        </w:rPr>
        <w:t>’s</w:t>
      </w:r>
      <w:r w:rsidR="00910848">
        <w:rPr>
          <w:rFonts w:eastAsiaTheme="minorEastAsia"/>
        </w:rPr>
        <w:t xml:space="preserve"> trajectory </w:t>
      </w:r>
      <w:r w:rsidR="00CD0D3D">
        <w:rPr>
          <w:rFonts w:eastAsiaTheme="minorEastAsia"/>
        </w:rPr>
        <w:t>across years</w:t>
      </w:r>
      <w:r w:rsidR="00910848">
        <w:rPr>
          <w:rFonts w:eastAsiaTheme="minorEastAsia"/>
        </w:rPr>
        <w:t xml:space="preserve">, </w:t>
      </w:r>
      <w:r w:rsidR="00423204">
        <w:rPr>
          <w:rFonts w:eastAsiaTheme="minorEastAsia"/>
        </w:rPr>
        <w:t xml:space="preserve">and </w:t>
      </w:r>
      <m:oMath>
        <m:sSub>
          <m:sSubPr>
            <m:ctrlPr>
              <w:rPr>
                <w:rFonts w:ascii="Cambria Math" w:hAnsi="Cambria Math"/>
                <w:i/>
              </w:rPr>
            </m:ctrlPr>
          </m:sSubPr>
          <m:e>
            <m:r>
              <w:rPr>
                <w:rFonts w:ascii="Cambria Math" w:hAnsi="Cambria Math"/>
              </w:rPr>
              <m:t>δ</m:t>
            </m:r>
          </m:e>
          <m:sub>
            <m:r>
              <w:rPr>
                <w:rFonts w:ascii="Cambria Math" w:hAnsi="Cambria Math"/>
              </w:rPr>
              <m:t>i,t</m:t>
            </m:r>
          </m:sub>
        </m:sSub>
      </m:oMath>
      <w:r w:rsidR="00F83DA4">
        <w:rPr>
          <w:rFonts w:eastAsiaTheme="minorEastAsia"/>
        </w:rPr>
        <w:t xml:space="preserve"> represents annual departures </w:t>
      </w:r>
      <w:r w:rsidR="00397883">
        <w:rPr>
          <w:rFonts w:eastAsiaTheme="minorEastAsia"/>
        </w:rPr>
        <w:t xml:space="preserve">of population indices </w:t>
      </w:r>
      <w:r w:rsidR="00F83DA4">
        <w:rPr>
          <w:rFonts w:eastAsiaTheme="minorEastAsia"/>
        </w:rPr>
        <w:t>from the colony-level smooths</w:t>
      </w:r>
      <w:r w:rsidR="00F713CE">
        <w:rPr>
          <w:rFonts w:eastAsiaTheme="minorEastAsia"/>
        </w:rPr>
        <w:t xml:space="preserve"> (</w:t>
      </w:r>
      <w:r w:rsidR="00FE2169">
        <w:rPr>
          <w:rFonts w:eastAsiaTheme="minorEastAsia"/>
        </w:rPr>
        <w:t>sometimes called</w:t>
      </w:r>
      <w:r w:rsidR="00F713CE">
        <w:rPr>
          <w:rFonts w:eastAsiaTheme="minorEastAsia"/>
        </w:rPr>
        <w:t xml:space="preserve"> “process variance”)</w:t>
      </w:r>
      <w:r w:rsidR="00423204">
        <w:rPr>
          <w:rFonts w:eastAsiaTheme="minorEastAsia"/>
        </w:rPr>
        <w:t>.</w:t>
      </w:r>
    </w:p>
    <w:p w:rsidRPr="00EA1ABD" w:rsidR="009F0A28" w:rsidP="6AC5ED07" w:rsidRDefault="2B6174B5" w14:paraId="7819DF88" w14:textId="381396F2">
      <w:pPr>
        <w:rPr>
          <w:rFonts w:eastAsiaTheme="minorEastAsia"/>
        </w:rPr>
      </w:pPr>
      <w:r w:rsidRPr="6AC5ED07">
        <w:rPr>
          <w:rFonts w:eastAsiaTheme="minorEastAsia"/>
        </w:rPr>
        <w:t xml:space="preserve">The </w:t>
      </w:r>
      <w:r w:rsidRPr="6AC5ED07" w:rsidR="476F3B54">
        <w:rPr>
          <w:rFonts w:eastAsiaTheme="minorEastAsia"/>
        </w:rPr>
        <w:t>primary goal of</w:t>
      </w:r>
      <w:r w:rsidRPr="6AC5ED07">
        <w:rPr>
          <w:rFonts w:eastAsiaTheme="minorEastAsia"/>
        </w:rPr>
        <w:t xml:space="preserve"> our </w:t>
      </w:r>
      <w:r w:rsidRPr="6AC5ED07" w:rsidR="3F1D42E2">
        <w:rPr>
          <w:rFonts w:eastAsiaTheme="minorEastAsia"/>
        </w:rPr>
        <w:t>analysis is</w:t>
      </w:r>
      <w:r w:rsidRPr="6AC5ED07" w:rsidR="476F3B54">
        <w:rPr>
          <w:rFonts w:eastAsiaTheme="minorEastAsia"/>
        </w:rPr>
        <w:t xml:space="preserve"> to</w:t>
      </w:r>
      <w:r w:rsidRPr="6AC5ED07" w:rsidR="3F1D42E2">
        <w:rPr>
          <w:rFonts w:eastAsiaTheme="minorEastAsia"/>
        </w:rPr>
        <w:t xml:space="preserve"> descr</w:t>
      </w:r>
      <w:r w:rsidRPr="6AC5ED07" w:rsidR="476F3B54">
        <w:rPr>
          <w:rFonts w:eastAsiaTheme="minorEastAsia"/>
        </w:rPr>
        <w:t>ibe</w:t>
      </w:r>
      <w:r w:rsidRPr="6AC5ED07" w:rsidR="3F1D42E2">
        <w:rPr>
          <w:rFonts w:eastAsiaTheme="minorEastAsia"/>
        </w:rPr>
        <w:t xml:space="preserve"> temporal patterns in </w:t>
      </w:r>
      <m:oMath>
        <m:sSub>
          <m:sSubPr>
            <m:ctrlPr>
              <w:rPr>
                <w:rFonts w:ascii="Cambria Math" w:hAnsi="Cambria Math"/>
                <w:i/>
              </w:rPr>
            </m:ctrlPr>
          </m:sSubPr>
          <m:e>
            <m:r>
              <w:rPr>
                <w:rFonts w:ascii="Cambria Math" w:hAnsi="Cambria Math"/>
              </w:rPr>
              <m:t>µ</m:t>
            </m:r>
          </m:e>
          <m:sub>
            <m:r>
              <w:rPr>
                <w:rFonts w:ascii="Cambria Math" w:hAnsi="Cambria Math"/>
              </w:rPr>
              <m:t>i,t</m:t>
            </m:r>
          </m:sub>
        </m:sSub>
      </m:oMath>
      <w:r w:rsidRPr="6AC5ED07" w:rsidR="3F1D42E2">
        <w:rPr>
          <w:rFonts w:eastAsiaTheme="minorEastAsia"/>
        </w:rPr>
        <w:t xml:space="preserve"> and its variation among colonies.</w:t>
      </w:r>
      <w:r w:rsidRPr="6AC5ED07" w:rsidR="30BD71BD">
        <w:rPr>
          <w:rFonts w:eastAsiaTheme="minorEastAsia"/>
        </w:rPr>
        <w:t xml:space="preserve"> </w:t>
      </w:r>
      <w:r w:rsidR="72BE6C53">
        <w:t xml:space="preserve">We </w:t>
      </w:r>
      <w:r w:rsidR="18655BCB">
        <w:t>accomplish</w:t>
      </w:r>
      <w:r w:rsidR="12A1EDF3">
        <w:t>ed</w:t>
      </w:r>
      <w:r w:rsidR="18655BCB">
        <w:t xml:space="preserve"> this using </w:t>
      </w:r>
      <w:r w:rsidR="29290670">
        <w:t>hierarchical GAMMs</w:t>
      </w:r>
      <w:r w:rsidR="3CED4FC4">
        <w:t xml:space="preserve"> </w:t>
      </w:r>
      <w:r w:rsidR="12A1EDF3">
        <w:t>that fit smoothed temporal trajectories to each colony</w:t>
      </w:r>
      <w:r w:rsidR="1EF5A48C">
        <w:t>,</w:t>
      </w:r>
      <w:r w:rsidR="7D0EEDDB">
        <w:t xml:space="preserve"> </w:t>
      </w:r>
      <w:r w:rsidR="12A1EDF3">
        <w:t>using an approach</w:t>
      </w:r>
      <w:r w:rsidR="1A1DD3D4">
        <w:t xml:space="preserve"> </w:t>
      </w:r>
      <w:r w:rsidR="12A1EDF3">
        <w:t>described in</w:t>
      </w:r>
      <w:r w:rsidR="59284A69">
        <w:t xml:space="preserve"> </w:t>
      </w:r>
      <w:r w:rsidR="1A1DD3D4">
        <w:t>Smith and Edwards (20</w:t>
      </w:r>
      <w:r w:rsidR="59284A69">
        <w:t>21</w:t>
      </w:r>
      <w:r w:rsidR="017CC9A9">
        <w:t>) where</w:t>
      </w:r>
      <w:r w:rsidR="63F51776">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25"/>
        <w:gridCol w:w="625"/>
      </w:tblGrid>
      <w:tr w:rsidR="00565AE8" w:rsidTr="00565AE8" w14:paraId="1F6B9803" w14:textId="77777777">
        <w:tc>
          <w:tcPr>
            <w:tcW w:w="8725" w:type="dxa"/>
          </w:tcPr>
          <w:p w:rsidR="00565AE8" w:rsidP="00B70BA2" w:rsidRDefault="00661DE8" w14:paraId="3328141B" w14:textId="172F8F19">
            <w:pPr>
              <w:spacing w:before="120" w:after="120"/>
            </w:pPr>
            <m:oMathPara>
              <m:oMath>
                <m:sSub>
                  <m:sSubPr>
                    <m:ctrlPr>
                      <w:rPr>
                        <w:rFonts w:ascii="Cambria Math" w:hAnsi="Cambria Math"/>
                        <w:i/>
                      </w:rPr>
                    </m:ctrlPr>
                  </m:sSubPr>
                  <m:e>
                    <m:r>
                      <w:rPr>
                        <w:rFonts w:ascii="Cambria Math" w:hAnsi="Cambria Math"/>
                      </w:rPr>
                      <m:t>µ</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 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m:rPr>
                            <m:sty m:val="b"/>
                          </m:rPr>
                          <w:rPr>
                            <w:rFonts w:ascii="Cambria Math" w:hAnsi="Cambria Math"/>
                          </w:rPr>
                          <m:t>β</m:t>
                        </m:r>
                      </m:e>
                      <m:sub>
                        <m:r>
                          <w:rPr>
                            <w:rFonts w:ascii="Cambria Math" w:hAnsi="Cambria Math"/>
                          </w:rPr>
                          <m:t>i,k</m:t>
                        </m:r>
                      </m:sub>
                    </m:sSub>
                    <m:sSub>
                      <m:sSubPr>
                        <m:ctrlPr>
                          <w:rPr>
                            <w:rFonts w:ascii="Cambria Math" w:hAnsi="Cambria Math"/>
                            <w:i/>
                          </w:rPr>
                        </m:ctrlPr>
                      </m:sSubPr>
                      <m:e>
                        <m:r>
                          <m:rPr>
                            <m:sty m:val="b"/>
                          </m:rPr>
                          <w:rPr>
                            <w:rFonts w:ascii="Cambria Math" w:hAnsi="Cambria Math"/>
                          </w:rPr>
                          <m:t>X</m:t>
                        </m:r>
                      </m:e>
                      <m:sub>
                        <m:r>
                          <w:rPr>
                            <w:rFonts w:ascii="Cambria Math" w:hAnsi="Cambria Math"/>
                          </w:rPr>
                          <m:t>t,k</m:t>
                        </m:r>
                      </m:sub>
                    </m:sSub>
                  </m:e>
                </m:nary>
                <m:r>
                  <w:rPr>
                    <w:rFonts w:ascii="Cambria Math" w:hAnsi="Cambria Math" w:eastAsiaTheme="minorEastAsia"/>
                  </w:rPr>
                  <m:t>.</m:t>
                </m:r>
              </m:oMath>
            </m:oMathPara>
          </w:p>
        </w:tc>
        <w:tc>
          <w:tcPr>
            <w:tcW w:w="625" w:type="dxa"/>
          </w:tcPr>
          <w:p w:rsidR="00565AE8" w:rsidP="00B70BA2" w:rsidRDefault="00565AE8" w14:paraId="2398290D" w14:textId="1F8A4248">
            <w:pPr>
              <w:spacing w:before="120" w:after="120"/>
            </w:pPr>
            <w:r>
              <w:t>(</w:t>
            </w:r>
            <w:r w:rsidR="00423204">
              <w:t>4</w:t>
            </w:r>
            <w:r>
              <w:t>)</w:t>
            </w:r>
          </w:p>
        </w:tc>
      </w:tr>
    </w:tbl>
    <w:p w:rsidR="00787720" w:rsidP="72F5A016" w:rsidRDefault="5CA31A53" w14:paraId="555E308C" w14:textId="061E743B">
      <w:pPr>
        <w:spacing w:line="240" w:lineRule="auto"/>
        <w:rPr>
          <w:rFonts w:eastAsiaTheme="minorEastAsia"/>
        </w:rPr>
      </w:pPr>
      <w:r w:rsidRPr="72F5A016">
        <w:rPr>
          <w:rFonts w:eastAsiaTheme="minorEastAsia"/>
        </w:rPr>
        <w:t xml:space="preserve">The term </w:t>
      </w:r>
      <m:oMath>
        <m:sSub>
          <m:sSubPr>
            <m:ctrlPr>
              <w:rPr>
                <w:rFonts w:ascii="Cambria Math" w:hAnsi="Cambria Math"/>
                <w:i/>
              </w:rPr>
            </m:ctrlPr>
          </m:sSubPr>
          <m:e>
            <m:r>
              <w:rPr>
                <w:rFonts w:ascii="Cambria Math" w:hAnsi="Cambria Math"/>
              </w:rPr>
              <m:t>µ</m:t>
            </m:r>
          </m:e>
          <m:sub>
            <m:r>
              <w:rPr>
                <w:rFonts w:ascii="Cambria Math" w:hAnsi="Cambria Math"/>
              </w:rPr>
              <m:t>i,t</m:t>
            </m:r>
          </m:sub>
        </m:sSub>
      </m:oMath>
      <w:r w:rsidRPr="72F5A016">
        <w:rPr>
          <w:rFonts w:eastAsiaTheme="minorEastAsia"/>
        </w:rPr>
        <w:t xml:space="preserve"> therefore </w:t>
      </w:r>
      <w:r w:rsidR="5FE4938B">
        <w:t>includes</w:t>
      </w:r>
      <w:r w:rsidRPr="72F5A016" w:rsidR="5FC756D2">
        <w:rPr>
          <w:rFonts w:eastAsiaTheme="minorEastAsia"/>
        </w:rPr>
        <w:t xml:space="preserve"> effects of</w:t>
      </w:r>
      <w:r w:rsidRPr="72F5A016" w:rsidR="2E446CDB">
        <w:rPr>
          <w:rFonts w:eastAsiaTheme="minorEastAsia"/>
        </w:rPr>
        <w:t xml:space="preserve"> colony</w:t>
      </w:r>
      <w:r w:rsidRPr="72F5A016" w:rsidR="77E568C0">
        <w:rPr>
          <w:rFonts w:eastAsiaTheme="minorEastAsia"/>
        </w:rPr>
        <w:t>-level intercepts (</w:t>
      </w:r>
      <m:oMath>
        <m:sSub>
          <m:sSubPr>
            <m:ctrlPr>
              <w:rPr>
                <w:rFonts w:ascii="Cambria Math" w:hAnsi="Cambria Math"/>
                <w:i/>
              </w:rPr>
            </m:ctrlPr>
          </m:sSubPr>
          <m:e>
            <m:r>
              <w:rPr>
                <w:rFonts w:ascii="Cambria Math" w:hAnsi="Cambria Math"/>
              </w:rPr>
              <m:t>β</m:t>
            </m:r>
          </m:e>
          <m:sub>
            <m:r>
              <w:rPr>
                <w:rFonts w:ascii="Cambria Math" w:hAnsi="Cambria Math"/>
              </w:rPr>
              <m:t>0, i</m:t>
            </m:r>
          </m:sub>
        </m:sSub>
      </m:oMath>
      <w:r w:rsidRPr="72F5A016" w:rsidR="77E568C0">
        <w:rPr>
          <w:rFonts w:eastAsiaTheme="minorEastAsia"/>
        </w:rPr>
        <w:t>)</w:t>
      </w:r>
      <w:r w:rsidRPr="72F5A016" w:rsidR="5FC756D2">
        <w:rPr>
          <w:rFonts w:eastAsiaTheme="minorEastAsia"/>
        </w:rPr>
        <w:t xml:space="preserve"> and</w:t>
      </w:r>
      <w:r w:rsidRPr="72F5A016" w:rsidR="7F56D8ED">
        <w:rPr>
          <w:rFonts w:eastAsiaTheme="minorEastAsia"/>
        </w:rPr>
        <w:t xml:space="preserve"> </w:t>
      </w:r>
      <w:r w:rsidRPr="72F5A016" w:rsidR="5EE29839">
        <w:rPr>
          <w:rFonts w:eastAsiaTheme="minorEastAsia"/>
        </w:rPr>
        <w:t xml:space="preserve">a </w:t>
      </w:r>
      <w:r w:rsidRPr="72F5A016" w:rsidR="25CC82B2">
        <w:rPr>
          <w:rFonts w:eastAsiaTheme="minorEastAsia"/>
        </w:rPr>
        <w:t xml:space="preserve">semi-parametric </w:t>
      </w:r>
      <w:r w:rsidRPr="72F5A016" w:rsidR="0F8D5223">
        <w:rPr>
          <w:rFonts w:eastAsiaTheme="minorEastAsia"/>
        </w:rPr>
        <w:t xml:space="preserve">“smoothed” </w:t>
      </w:r>
      <w:r w:rsidRPr="72F5A016" w:rsidR="5EE29839">
        <w:rPr>
          <w:rFonts w:eastAsiaTheme="minorEastAsia"/>
        </w:rPr>
        <w:t>temporal process de</w:t>
      </w:r>
      <w:r w:rsidRPr="72F5A016" w:rsidR="5FE4938B">
        <w:rPr>
          <w:rFonts w:eastAsiaTheme="minorEastAsia"/>
        </w:rPr>
        <w:t>fined</w:t>
      </w:r>
      <w:r w:rsidRPr="72F5A016" w:rsidR="5EE29839">
        <w:rPr>
          <w:rFonts w:eastAsiaTheme="minorEastAsia"/>
        </w:rPr>
        <w:t xml:space="preserve"> by </w:t>
      </w:r>
      <w:r w:rsidRPr="72F5A016" w:rsidR="25CC82B2">
        <w:rPr>
          <w:rFonts w:eastAsiaTheme="minorEastAsia"/>
        </w:rPr>
        <w:t>a generalized additive function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m:rPr>
                    <m:sty m:val="b"/>
                  </m:rPr>
                  <w:rPr>
                    <w:rFonts w:ascii="Cambria Math" w:hAnsi="Cambria Math"/>
                  </w:rPr>
                  <m:t>β</m:t>
                </m:r>
              </m:e>
              <m:sub>
                <m:r>
                  <w:rPr>
                    <w:rFonts w:ascii="Cambria Math" w:hAnsi="Cambria Math"/>
                  </w:rPr>
                  <m:t>i,k</m:t>
                </m:r>
              </m:sub>
            </m:sSub>
            <m:sSub>
              <m:sSubPr>
                <m:ctrlPr>
                  <w:rPr>
                    <w:rFonts w:ascii="Cambria Math" w:hAnsi="Cambria Math"/>
                    <w:i/>
                  </w:rPr>
                </m:ctrlPr>
              </m:sSubPr>
              <m:e>
                <m:r>
                  <m:rPr>
                    <m:sty m:val="b"/>
                  </m:rPr>
                  <w:rPr>
                    <w:rFonts w:ascii="Cambria Math" w:hAnsi="Cambria Math"/>
                  </w:rPr>
                  <m:t>X</m:t>
                </m:r>
              </m:e>
              <m:sub>
                <m:r>
                  <w:rPr>
                    <w:rFonts w:ascii="Cambria Math" w:hAnsi="Cambria Math"/>
                  </w:rPr>
                  <m:t>t,k</m:t>
                </m:r>
              </m:sub>
            </m:sSub>
          </m:e>
        </m:nary>
      </m:oMath>
      <w:r w:rsidRPr="72F5A016" w:rsidR="25CC82B2">
        <w:rPr>
          <w:rFonts w:eastAsiaTheme="minorEastAsia"/>
        </w:rPr>
        <w:t>)</w:t>
      </w:r>
      <w:r w:rsidRPr="72F5A016" w:rsidR="58FA3934">
        <w:rPr>
          <w:rFonts w:eastAsiaTheme="minorEastAsia"/>
        </w:rPr>
        <w:t xml:space="preserve">, </w:t>
      </w:r>
      <w:r w:rsidRPr="72F5A016" w:rsidR="049B6C2C">
        <w:rPr>
          <w:rFonts w:eastAsiaTheme="minorEastAsia"/>
        </w:rPr>
        <w:t>involving the</w:t>
      </w:r>
      <w:r w:rsidRPr="72F5A016" w:rsidR="5FE4938B">
        <w:rPr>
          <w:rFonts w:eastAsiaTheme="minorEastAsia"/>
        </w:rPr>
        <w:t xml:space="preserve"> product of</w:t>
      </w:r>
      <w:r w:rsidRPr="72F5A016" w:rsidR="07F10EA2">
        <w:rPr>
          <w:rFonts w:eastAsiaTheme="minorEastAsia"/>
        </w:rPr>
        <w:t xml:space="preserve"> </w:t>
      </w:r>
      <w:r w:rsidRPr="72F5A016" w:rsidR="50CE83F7">
        <w:rPr>
          <w:rFonts w:eastAsiaTheme="minorEastAsia"/>
        </w:rPr>
        <w:t xml:space="preserve">a series of </w:t>
      </w:r>
      <w:r w:rsidRPr="72F5A016" w:rsidR="63D42A7C">
        <w:rPr>
          <w:rFonts w:eastAsiaTheme="minorEastAsia"/>
        </w:rPr>
        <w:t>colony-level</w:t>
      </w:r>
      <w:r w:rsidRPr="72F5A016" w:rsidR="58FA3934">
        <w:rPr>
          <w:rFonts w:eastAsiaTheme="minorEastAsia"/>
        </w:rPr>
        <w:t xml:space="preserve"> smoothing</w:t>
      </w:r>
      <w:r w:rsidRPr="72F5A016" w:rsidR="63D42A7C">
        <w:rPr>
          <w:rFonts w:eastAsiaTheme="minorEastAsia"/>
        </w:rPr>
        <w:t xml:space="preserve"> </w:t>
      </w:r>
      <w:r w:rsidRPr="72F5A016" w:rsidR="3BA31B96">
        <w:rPr>
          <w:rFonts w:eastAsiaTheme="minorEastAsia"/>
        </w:rPr>
        <w:t>coefficients</w:t>
      </w:r>
      <w:r w:rsidRPr="72F5A016" w:rsidR="50CE83F7">
        <w:rPr>
          <w:rFonts w:eastAsiaTheme="minorEastAsia"/>
        </w:rPr>
        <w:t xml:space="preserve"> (</w:t>
      </w:r>
      <m:oMath>
        <m:sSub>
          <m:sSubPr>
            <m:ctrlPr>
              <w:rPr>
                <w:rFonts w:ascii="Cambria Math" w:hAnsi="Cambria Math"/>
                <w:i/>
              </w:rPr>
            </m:ctrlPr>
          </m:sSubPr>
          <m:e>
            <m:r>
              <m:rPr>
                <m:sty m:val="b"/>
              </m:rPr>
              <w:rPr>
                <w:rFonts w:ascii="Cambria Math" w:hAnsi="Cambria Math"/>
              </w:rPr>
              <m:t>β</m:t>
            </m:r>
          </m:e>
          <m:sub>
            <m:r>
              <w:rPr>
                <w:rFonts w:ascii="Cambria Math" w:hAnsi="Cambria Math"/>
              </w:rPr>
              <m:t>i,k</m:t>
            </m:r>
          </m:sub>
        </m:sSub>
      </m:oMath>
      <w:r w:rsidRPr="72F5A016" w:rsidR="50CE83F7">
        <w:rPr>
          <w:rFonts w:eastAsiaTheme="minorEastAsia"/>
        </w:rPr>
        <w:t xml:space="preserve">) </w:t>
      </w:r>
      <w:r w:rsidRPr="72F5A016" w:rsidR="3F77EE10">
        <w:rPr>
          <w:rFonts w:eastAsiaTheme="minorEastAsia"/>
        </w:rPr>
        <w:t xml:space="preserve">and </w:t>
      </w:r>
      <w:r w:rsidRPr="72F5A016" w:rsidR="08F9AD89">
        <w:rPr>
          <w:rFonts w:eastAsiaTheme="minorEastAsia"/>
        </w:rPr>
        <w:t>a design matrix (</w:t>
      </w:r>
      <m:oMath>
        <m:sSub>
          <m:sSubPr>
            <m:ctrlPr>
              <w:rPr>
                <w:rFonts w:ascii="Cambria Math" w:hAnsi="Cambria Math"/>
                <w:i/>
              </w:rPr>
            </m:ctrlPr>
          </m:sSubPr>
          <m:e>
            <m:r>
              <m:rPr>
                <m:sty m:val="b"/>
              </m:rPr>
              <w:rPr>
                <w:rFonts w:ascii="Cambria Math" w:hAnsi="Cambria Math"/>
              </w:rPr>
              <m:t>X</m:t>
            </m:r>
          </m:e>
          <m:sub>
            <m:r>
              <w:rPr>
                <w:rFonts w:ascii="Cambria Math" w:hAnsi="Cambria Math"/>
              </w:rPr>
              <m:t>t,k</m:t>
            </m:r>
          </m:sub>
        </m:sSub>
      </m:oMath>
      <w:r w:rsidRPr="72F5A016" w:rsidR="08F9AD89">
        <w:rPr>
          <w:rFonts w:eastAsiaTheme="minorEastAsia"/>
        </w:rPr>
        <w:t xml:space="preserve">) that is constructed from </w:t>
      </w:r>
      <w:r w:rsidRPr="72F5A016" w:rsidR="515C3299">
        <w:rPr>
          <w:rFonts w:eastAsiaTheme="minorEastAsia"/>
        </w:rPr>
        <w:t>a series of</w:t>
      </w:r>
      <w:r w:rsidRPr="72F5A016" w:rsidR="7EE2628A">
        <w:rPr>
          <w:rFonts w:eastAsiaTheme="minorEastAsia"/>
        </w:rPr>
        <w:t xml:space="preserve"> </w:t>
      </w:r>
      <m:oMath>
        <m:r>
          <w:rPr>
            <w:rFonts w:ascii="Cambria Math" w:hAnsi="Cambria Math"/>
          </w:rPr>
          <m:t>K</m:t>
        </m:r>
      </m:oMath>
      <w:r w:rsidRPr="72F5A016" w:rsidR="515C3299">
        <w:rPr>
          <w:rFonts w:eastAsiaTheme="minorEastAsia"/>
        </w:rPr>
        <w:t xml:space="preserve"> </w:t>
      </w:r>
      <w:proofErr w:type="spellStart"/>
      <w:r w:rsidRPr="72F5A016" w:rsidR="2AB62488">
        <w:rPr>
          <w:rFonts w:eastAsiaTheme="minorEastAsia"/>
        </w:rPr>
        <w:t>basis</w:t>
      </w:r>
      <w:proofErr w:type="spellEnd"/>
      <w:r w:rsidRPr="72F5A016" w:rsidR="2AB62488">
        <w:rPr>
          <w:rFonts w:eastAsiaTheme="minorEastAsia"/>
        </w:rPr>
        <w:t xml:space="preserve"> functions </w:t>
      </w:r>
      <w:r w:rsidRPr="72F5A016" w:rsidR="515C3299">
        <w:rPr>
          <w:rFonts w:eastAsiaTheme="minorEastAsia"/>
        </w:rPr>
        <w:t xml:space="preserve">multiplied by a </w:t>
      </w:r>
      <w:r w:rsidRPr="72F5A016" w:rsidR="7EE2628A">
        <w:rPr>
          <w:rFonts w:eastAsiaTheme="minorEastAsia"/>
        </w:rPr>
        <w:t>smoothness penalty</w:t>
      </w:r>
      <w:r w:rsidRPr="72F5A016" w:rsidR="561BE77C">
        <w:rPr>
          <w:rFonts w:eastAsiaTheme="minorEastAsia"/>
        </w:rPr>
        <w:t>.</w:t>
      </w:r>
      <w:r w:rsidRPr="72F5A016" w:rsidR="1AA05618">
        <w:rPr>
          <w:rFonts w:eastAsiaTheme="minorEastAsia"/>
        </w:rPr>
        <w:t xml:space="preserve"> </w:t>
      </w:r>
      <w:r w:rsidRPr="72F5A016" w:rsidR="00F0CF38">
        <w:rPr>
          <w:rFonts w:eastAsiaTheme="minorEastAsia"/>
        </w:rPr>
        <w:t>D</w:t>
      </w:r>
      <w:r w:rsidRPr="72F5A016" w:rsidR="13E50A5E">
        <w:rPr>
          <w:rFonts w:eastAsiaTheme="minorEastAsia"/>
        </w:rPr>
        <w:t xml:space="preserve">etails related to constructing </w:t>
      </w:r>
      <m:oMath>
        <m:sSub>
          <m:sSubPr>
            <m:ctrlPr>
              <w:rPr>
                <w:rFonts w:ascii="Cambria Math" w:hAnsi="Cambria Math"/>
                <w:i/>
              </w:rPr>
            </m:ctrlPr>
          </m:sSubPr>
          <m:e>
            <m:r>
              <m:rPr>
                <m:sty m:val="b"/>
              </m:rPr>
              <w:rPr>
                <w:rFonts w:ascii="Cambria Math" w:hAnsi="Cambria Math"/>
              </w:rPr>
              <m:t>X</m:t>
            </m:r>
          </m:e>
          <m:sub>
            <m:r>
              <w:rPr>
                <w:rFonts w:ascii="Cambria Math" w:hAnsi="Cambria Math"/>
              </w:rPr>
              <m:t>t,k</m:t>
            </m:r>
          </m:sub>
        </m:sSub>
      </m:oMath>
      <w:r w:rsidRPr="72F5A016" w:rsidR="13E50A5E">
        <w:rPr>
          <w:rFonts w:eastAsiaTheme="minorEastAsia"/>
        </w:rPr>
        <w:t xml:space="preserve"> are described in </w:t>
      </w:r>
      <w:r w:rsidRPr="72F5A016" w:rsidR="1A5C7076">
        <w:rPr>
          <w:rFonts w:eastAsiaTheme="minorEastAsia"/>
          <w:highlight w:val="yellow"/>
        </w:rPr>
        <w:t>A</w:t>
      </w:r>
      <w:r w:rsidRPr="72F5A016" w:rsidR="13E50A5E">
        <w:rPr>
          <w:rFonts w:eastAsiaTheme="minorEastAsia"/>
          <w:highlight w:val="yellow"/>
        </w:rPr>
        <w:t xml:space="preserve">ppendix </w:t>
      </w:r>
      <w:commentRangeStart w:id="17"/>
      <w:r w:rsidRPr="72F5A016" w:rsidR="13E50A5E">
        <w:rPr>
          <w:rFonts w:eastAsiaTheme="minorEastAsia"/>
          <w:highlight w:val="yellow"/>
        </w:rPr>
        <w:t>XX.</w:t>
      </w:r>
      <w:commentRangeEnd w:id="17"/>
      <w:r w:rsidRPr="00252C8A" w:rsidR="00B95955">
        <w:rPr>
          <w:rStyle w:val="CommentReference"/>
          <w:highlight w:val="yellow"/>
        </w:rPr>
        <w:commentReference w:id="17"/>
      </w:r>
    </w:p>
    <w:p w:rsidR="00C1308B" w:rsidP="6F26598B" w:rsidRDefault="00E93AD6" w14:paraId="5A8AA745" w14:textId="3D87A12A">
      <w:pPr>
        <w:spacing w:line="240" w:lineRule="auto"/>
        <w:rPr>
          <w:rFonts w:eastAsiaTheme="minorEastAsia"/>
        </w:rPr>
      </w:pPr>
      <w:r>
        <w:rPr>
          <w:rFonts w:eastAsiaTheme="minorEastAsia"/>
        </w:rPr>
        <w:t>F</w:t>
      </w:r>
      <w:r w:rsidRPr="6F26598B">
        <w:rPr>
          <w:rFonts w:eastAsiaTheme="minorEastAsia"/>
        </w:rPr>
        <w:t xml:space="preserve">ollowing </w:t>
      </w:r>
      <w:r>
        <w:t>Smith and Edwards (2021)</w:t>
      </w:r>
      <w:r w:rsidRPr="6F26598B" w:rsidR="00763453">
        <w:rPr>
          <w:rFonts w:eastAsiaTheme="minorEastAsia"/>
        </w:rPr>
        <w:t xml:space="preserve">, we estimated the smoothing parameters </w:t>
      </w:r>
      <m:oMath>
        <m:sSub>
          <m:sSubPr>
            <m:ctrlPr>
              <w:rPr>
                <w:rFonts w:ascii="Cambria Math" w:hAnsi="Cambria Math"/>
                <w:i/>
              </w:rPr>
            </m:ctrlPr>
          </m:sSubPr>
          <m:e>
            <m:r>
              <m:rPr>
                <m:sty m:val="b"/>
              </m:rPr>
              <w:rPr>
                <w:rFonts w:ascii="Cambria Math" w:hAnsi="Cambria Math"/>
              </w:rPr>
              <m:t>β</m:t>
            </m:r>
          </m:e>
          <m:sub>
            <m:r>
              <w:rPr>
                <w:rFonts w:ascii="Cambria Math" w:hAnsi="Cambria Math"/>
              </w:rPr>
              <m:t>i,k</m:t>
            </m:r>
          </m:sub>
        </m:sSub>
      </m:oMath>
      <w:r w:rsidRPr="6F26598B" w:rsidR="00763453">
        <w:rPr>
          <w:rFonts w:eastAsiaTheme="minorEastAsia"/>
        </w:rPr>
        <w:t xml:space="preserve"> as random effects arising from a shared distribution across colonies</w:t>
      </w:r>
      <w:r w:rsidRPr="6F26598B" w:rsidR="002C5E21">
        <w:rPr>
          <w:rFonts w:eastAsiaTheme="minorEastAsia"/>
        </w:rPr>
        <w:t xml:space="preserve"> where</w:t>
      </w:r>
      <w:r w:rsidRPr="6F26598B" w:rsidR="0056202B">
        <w:rPr>
          <w:rFonts w:eastAsiaTheme="minorEastAsia"/>
        </w:rPr>
        <w:t xml:space="preserve"> </w:t>
      </w:r>
      <m:oMath>
        <m:sSub>
          <m:sSubPr>
            <m:ctrlPr>
              <w:rPr>
                <w:rFonts w:ascii="Cambria Math" w:hAnsi="Cambria Math"/>
                <w:i/>
              </w:rPr>
            </m:ctrlPr>
          </m:sSubPr>
          <m:e>
            <m:r>
              <m:rPr>
                <m:sty m:val="b"/>
              </m:rPr>
              <w:rPr>
                <w:rFonts w:ascii="Cambria Math" w:hAnsi="Cambria Math"/>
              </w:rPr>
              <m:t>β</m:t>
            </m:r>
          </m:e>
          <m:sub>
            <m:r>
              <w:rPr>
                <w:rFonts w:ascii="Cambria Math" w:hAnsi="Cambria Math"/>
              </w:rPr>
              <m:t>i,k</m:t>
            </m:r>
          </m:sub>
        </m:sSub>
        <m:r>
          <w:rPr>
            <w:rFonts w:ascii="Cambria Math" w:hAnsi="Cambria Math"/>
          </w:rPr>
          <m:t>~Normal(</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k</m:t>
                </m:r>
              </m:sub>
            </m:sSub>
          </m:e>
        </m:acc>
        <m:r>
          <w:rPr>
            <w:rFonts w:ascii="Cambria Math" w:hAnsi="Cambria Math"/>
          </w:rPr>
          <m:t>,</m:t>
        </m:r>
        <w:bookmarkStart w:name="_Hlk172622629" w:id="18"/>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w:bookmarkEnd w:id="18"/>
        <m:r>
          <w:rPr>
            <w:rFonts w:ascii="Cambria Math" w:hAnsi="Cambria Math" w:eastAsiaTheme="minorEastAsia"/>
          </w:rPr>
          <m:t>)</m:t>
        </m:r>
      </m:oMath>
      <w:commentRangeStart w:id="19"/>
      <w:r w:rsidRPr="6F26598B" w:rsidR="00412BE8">
        <w:rPr>
          <w:rFonts w:eastAsiaTheme="minorEastAsia"/>
        </w:rPr>
        <w:t>,</w:t>
      </w:r>
      <w:commentRangeEnd w:id="19"/>
      <w:r w:rsidR="00905806">
        <w:rPr>
          <w:rStyle w:val="CommentReference"/>
        </w:rPr>
        <w:commentReference w:id="19"/>
      </w:r>
      <w:r w:rsidRPr="6F26598B" w:rsidR="0056202B">
        <w:rPr>
          <w:rFonts w:eastAsiaTheme="minorEastAsia"/>
        </w:rPr>
        <w:t xml:space="preserve">. </w:t>
      </w:r>
      <w:r w:rsidRPr="6F26598B" w:rsidR="00857D26">
        <w:rPr>
          <w:rFonts w:eastAsiaTheme="minorEastAsia"/>
        </w:rPr>
        <w:t xml:space="preserve">This allows </w:t>
      </w:r>
      <w:r w:rsidRPr="6F26598B" w:rsidR="006445E4">
        <w:rPr>
          <w:rFonts w:eastAsiaTheme="minorEastAsia"/>
        </w:rPr>
        <w:t>the shape of colony-level trajectories</w:t>
      </w:r>
      <w:r w:rsidRPr="6F26598B" w:rsidR="00971B2D">
        <w:rPr>
          <w:rFonts w:eastAsiaTheme="minorEastAsia"/>
        </w:rPr>
        <w:t xml:space="preserve"> to be partially conserved among colonies</w:t>
      </w:r>
      <w:r w:rsidRPr="6F26598B" w:rsidR="00787720">
        <w:rPr>
          <w:rFonts w:eastAsiaTheme="minorEastAsia"/>
        </w:rPr>
        <w:t xml:space="preserve">, </w:t>
      </w:r>
      <w:r w:rsidRPr="6F26598B" w:rsidR="00A61AE4">
        <w:rPr>
          <w:rFonts w:eastAsiaTheme="minorEastAsia"/>
        </w:rPr>
        <w:t>if</w:t>
      </w:r>
      <w:r w:rsidRPr="6F26598B" w:rsidR="006445E4">
        <w:rPr>
          <w:rFonts w:eastAsiaTheme="minorEastAsia"/>
        </w:rPr>
        <w:t xml:space="preserve"> supported by the data</w:t>
      </w:r>
      <w:r w:rsidRPr="6F26598B" w:rsidR="00971B2D">
        <w:rPr>
          <w:rFonts w:eastAsiaTheme="minorEastAsia"/>
        </w:rPr>
        <w:t xml:space="preserve">, which can </w:t>
      </w:r>
      <w:r w:rsidRPr="6F26598B" w:rsidR="007E62DB">
        <w:rPr>
          <w:rFonts w:eastAsiaTheme="minorEastAsia"/>
        </w:rPr>
        <w:t>improve model predictions</w:t>
      </w:r>
      <w:r w:rsidRPr="6F26598B" w:rsidR="00971B2D">
        <w:rPr>
          <w:rFonts w:eastAsiaTheme="minorEastAsia"/>
        </w:rPr>
        <w:t xml:space="preserve"> for colonies with sparse data</w:t>
      </w:r>
      <w:r w:rsidRPr="6F26598B" w:rsidR="007E62DB">
        <w:rPr>
          <w:rFonts w:eastAsiaTheme="minorEastAsia"/>
        </w:rPr>
        <w:t xml:space="preserve">. This </w:t>
      </w:r>
      <w:r w:rsidRPr="6F26598B" w:rsidR="0093578A">
        <w:rPr>
          <w:rFonts w:eastAsiaTheme="minorEastAsia"/>
        </w:rPr>
        <w:t>is</w:t>
      </w:r>
      <w:r w:rsidRPr="6F26598B" w:rsidR="007E62DB">
        <w:rPr>
          <w:rFonts w:eastAsiaTheme="minorEastAsia"/>
        </w:rPr>
        <w:t xml:space="preserve"> </w:t>
      </w:r>
      <w:r w:rsidRPr="6F26598B" w:rsidR="00971B2D">
        <w:rPr>
          <w:rFonts w:eastAsiaTheme="minorEastAsia"/>
        </w:rPr>
        <w:t xml:space="preserve">also a </w:t>
      </w:r>
      <w:r w:rsidRPr="6F26598B" w:rsidR="007E62DB">
        <w:rPr>
          <w:rFonts w:eastAsiaTheme="minorEastAsia"/>
        </w:rPr>
        <w:t xml:space="preserve">valuable </w:t>
      </w:r>
      <w:r w:rsidRPr="6F26598B" w:rsidR="00971B2D">
        <w:rPr>
          <w:rFonts w:eastAsiaTheme="minorEastAsia"/>
        </w:rPr>
        <w:t xml:space="preserve">feature </w:t>
      </w:r>
      <w:r w:rsidRPr="6F26598B" w:rsidR="00745CFF">
        <w:rPr>
          <w:rFonts w:eastAsiaTheme="minorEastAsia"/>
        </w:rPr>
        <w:t>if</w:t>
      </w:r>
      <w:r w:rsidRPr="6F26598B" w:rsidR="007E62DB">
        <w:rPr>
          <w:rFonts w:eastAsiaTheme="minorEastAsia"/>
        </w:rPr>
        <w:t xml:space="preserve"> large-scale </w:t>
      </w:r>
      <w:r w:rsidRPr="6F26598B" w:rsidR="0024001B">
        <w:rPr>
          <w:rFonts w:eastAsiaTheme="minorEastAsia"/>
        </w:rPr>
        <w:t xml:space="preserve">environmental processes </w:t>
      </w:r>
      <w:r w:rsidRPr="6F26598B" w:rsidR="00F40D12">
        <w:rPr>
          <w:rFonts w:eastAsiaTheme="minorEastAsia"/>
        </w:rPr>
        <w:t>(e.g., climate</w:t>
      </w:r>
      <w:r w:rsidRPr="6F26598B" w:rsidR="00245F14">
        <w:rPr>
          <w:rFonts w:eastAsiaTheme="minorEastAsia"/>
        </w:rPr>
        <w:t xml:space="preserve"> oscillations</w:t>
      </w:r>
      <w:r w:rsidRPr="6F26598B" w:rsidR="00A73665">
        <w:rPr>
          <w:rFonts w:eastAsiaTheme="minorEastAsia"/>
        </w:rPr>
        <w:t>)</w:t>
      </w:r>
      <w:r w:rsidRPr="6F26598B" w:rsidR="00F85715">
        <w:rPr>
          <w:rFonts w:eastAsiaTheme="minorEastAsia"/>
        </w:rPr>
        <w:t xml:space="preserve"> </w:t>
      </w:r>
      <w:r w:rsidRPr="6F26598B" w:rsidR="000C6961">
        <w:rPr>
          <w:rFonts w:eastAsiaTheme="minorEastAsia"/>
        </w:rPr>
        <w:t xml:space="preserve">affect </w:t>
      </w:r>
      <w:r w:rsidRPr="6F26598B" w:rsidR="00AA01E0">
        <w:rPr>
          <w:rFonts w:eastAsiaTheme="minorEastAsia"/>
        </w:rPr>
        <w:t>an entire regional population in</w:t>
      </w:r>
      <w:r w:rsidRPr="6F26598B" w:rsidR="000C6961">
        <w:rPr>
          <w:rFonts w:eastAsiaTheme="minorEastAsia"/>
        </w:rPr>
        <w:t xml:space="preserve"> a similar way, leading to trajector</w:t>
      </w:r>
      <w:r w:rsidRPr="6F26598B" w:rsidR="00F40D12">
        <w:rPr>
          <w:rFonts w:eastAsiaTheme="minorEastAsia"/>
        </w:rPr>
        <w:t>ies with similar shapes</w:t>
      </w:r>
      <w:r w:rsidRPr="6F26598B" w:rsidR="000C6961">
        <w:rPr>
          <w:rFonts w:eastAsiaTheme="minorEastAsia"/>
        </w:rPr>
        <w:t>.</w:t>
      </w:r>
    </w:p>
    <w:p w:rsidR="002324AA" w:rsidP="00FE34D8" w:rsidRDefault="00802FDB" w14:paraId="55933E73" w14:textId="07BBC03C">
      <w:pPr>
        <w:spacing w:line="240" w:lineRule="auto"/>
        <w:rPr>
          <w:rFonts w:eastAsiaTheme="minorEastAsia"/>
        </w:rPr>
      </w:pPr>
      <w:r>
        <w:rPr>
          <w:rFonts w:eastAsiaTheme="minorEastAsia"/>
        </w:rPr>
        <w:t>W</w:t>
      </w:r>
      <w:r w:rsidR="002324AA">
        <w:rPr>
          <w:rFonts w:eastAsiaTheme="minorEastAsia"/>
        </w:rPr>
        <w:t>e modeled</w:t>
      </w:r>
      <w:r>
        <w:rPr>
          <w:rFonts w:eastAsiaTheme="minorEastAsia"/>
        </w:rPr>
        <w:t xml:space="preserve"> annual deviations</w:t>
      </w:r>
      <w:r w:rsidR="002324AA">
        <w:rPr>
          <w:rFonts w:eastAsiaTheme="minor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i,t</m:t>
            </m:r>
          </m:sub>
        </m:sSub>
      </m:oMath>
      <w:r>
        <w:rPr>
          <w:rFonts w:eastAsiaTheme="minorEastAsia"/>
        </w:rPr>
        <w:t xml:space="preserve"> </w:t>
      </w:r>
      <w:r w:rsidR="002324AA">
        <w:rPr>
          <w:rFonts w:eastAsiaTheme="minorEastAsia"/>
        </w:rPr>
        <w:t>as: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25"/>
        <w:gridCol w:w="625"/>
      </w:tblGrid>
      <w:tr w:rsidR="002324AA" w14:paraId="1F841D65" w14:textId="77777777">
        <w:tc>
          <w:tcPr>
            <w:tcW w:w="8725" w:type="dxa"/>
          </w:tcPr>
          <w:p w:rsidR="002324AA" w:rsidRDefault="00661DE8" w14:paraId="2A8D9499" w14:textId="73D05716">
            <w:pPr>
              <w:spacing w:before="120" w:after="120"/>
            </w:pPr>
            <m:oMathPara>
              <m:oMath>
                <m:sSub>
                  <m:sSubPr>
                    <m:ctrlPr>
                      <w:rPr>
                        <w:rFonts w:ascii="Cambria Math" w:hAnsi="Cambria Math"/>
                        <w:i/>
                      </w:rPr>
                    </m:ctrlPr>
                  </m:sSubPr>
                  <m:e>
                    <m:r>
                      <w:rPr>
                        <w:rFonts w:ascii="Cambria Math" w:hAnsi="Cambria Math"/>
                      </w:rPr>
                      <m:t>δ</m:t>
                    </m:r>
                  </m:e>
                  <m:sub>
                    <m:r>
                      <w:rPr>
                        <w:rFonts w:ascii="Cambria Math" w:hAnsi="Cambria Math"/>
                      </w:rPr>
                      <m:t>i,t</m:t>
                    </m:r>
                  </m:sub>
                </m:sSub>
                <m:r>
                  <m:rPr>
                    <m:sty m:val="p"/>
                  </m:rPr>
                  <w:rPr>
                    <w:rFonts w:ascii="Cambria Math" w:hAnsi="Cambria Math" w:eastAsiaTheme="minorEastAsia"/>
                  </w:rPr>
                  <m:t xml:space="preserve"> </m:t>
                </m:r>
                <m:r>
                  <w:rPr>
                    <w:rFonts w:ascii="Cambria Math" w:hAnsi="Cambria Math"/>
                  </w:rPr>
                  <m:t>~ Normal(0,</m:t>
                </m:r>
                <m:sSubSup>
                  <m:sSubSupPr>
                    <m:ctrlPr>
                      <w:rPr>
                        <w:rFonts w:ascii="Cambria Math" w:hAnsi="Cambria Math"/>
                        <w:i/>
                      </w:rPr>
                    </m:ctrlPr>
                  </m:sSubSupPr>
                  <m:e>
                    <m:r>
                      <w:rPr>
                        <w:rFonts w:ascii="Cambria Math" w:hAnsi="Cambria Math"/>
                      </w:rPr>
                      <m:t>σ</m:t>
                    </m:r>
                  </m:e>
                  <m:sub>
                    <m:r>
                      <w:rPr>
                        <w:rFonts w:ascii="Cambria Math" w:hAnsi="Cambria Math"/>
                      </w:rPr>
                      <m:t>δ</m:t>
                    </m:r>
                  </m:sub>
                  <m:sup>
                    <m:r>
                      <w:rPr>
                        <w:rFonts w:ascii="Cambria Math" w:hAnsi="Cambria Math"/>
                      </w:rPr>
                      <m:t>2</m:t>
                    </m:r>
                  </m:sup>
                </m:sSubSup>
                <m:r>
                  <w:rPr>
                    <w:rFonts w:ascii="Cambria Math" w:hAnsi="Cambria Math"/>
                  </w:rPr>
                  <m:t>)</m:t>
                </m:r>
                <m:r>
                  <w:rPr>
                    <w:rFonts w:ascii="Cambria Math" w:hAnsi="Cambria Math" w:eastAsiaTheme="minorEastAsia"/>
                  </w:rPr>
                  <m:t>.</m:t>
                </m:r>
              </m:oMath>
            </m:oMathPara>
          </w:p>
        </w:tc>
        <w:tc>
          <w:tcPr>
            <w:tcW w:w="625" w:type="dxa"/>
          </w:tcPr>
          <w:p w:rsidR="002324AA" w:rsidRDefault="002324AA" w14:paraId="148A7A57" w14:textId="77777777">
            <w:pPr>
              <w:spacing w:before="120" w:after="120"/>
            </w:pPr>
            <w:r>
              <w:t>(5)</w:t>
            </w:r>
          </w:p>
        </w:tc>
      </w:tr>
    </w:tbl>
    <w:p w:rsidR="00FE34D8" w:rsidP="00FE34D8" w:rsidRDefault="00FE34D8" w14:paraId="2F117DE3" w14:textId="20E14594">
      <w:pPr>
        <w:spacing w:line="240" w:lineRule="auto"/>
        <w:rPr>
          <w:rFonts w:eastAsiaTheme="minorEastAsia"/>
        </w:rPr>
      </w:pPr>
      <w:r>
        <w:rPr>
          <w:rFonts w:eastAsiaTheme="minorEastAsia"/>
        </w:rPr>
        <w:t xml:space="preserve">These deviations </w:t>
      </w:r>
      <w:r w:rsidR="00587A82">
        <w:rPr>
          <w:rFonts w:eastAsiaTheme="minorEastAsia"/>
        </w:rPr>
        <w:t>can</w:t>
      </w:r>
      <w:r>
        <w:rPr>
          <w:rFonts w:eastAsiaTheme="minorEastAsia"/>
        </w:rPr>
        <w:t xml:space="preserve"> be driven by a wide variety of </w:t>
      </w:r>
      <w:r w:rsidR="00FB04C1">
        <w:rPr>
          <w:rFonts w:eastAsiaTheme="minorEastAsia"/>
        </w:rPr>
        <w:t>population processes,</w:t>
      </w:r>
      <w:r w:rsidR="00FD259B">
        <w:rPr>
          <w:rFonts w:eastAsiaTheme="minorEastAsia"/>
        </w:rPr>
        <w:t xml:space="preserve"> </w:t>
      </w:r>
      <w:r w:rsidR="00587A82">
        <w:rPr>
          <w:rFonts w:eastAsiaTheme="minorEastAsia"/>
        </w:rPr>
        <w:t>including</w:t>
      </w:r>
      <w:r w:rsidR="00FD259B">
        <w:rPr>
          <w:rFonts w:eastAsiaTheme="minorEastAsia"/>
        </w:rPr>
        <w:t xml:space="preserve"> </w:t>
      </w:r>
      <w:r w:rsidR="00587A82">
        <w:rPr>
          <w:rFonts w:eastAsiaTheme="minorEastAsia"/>
        </w:rPr>
        <w:t xml:space="preserve">random </w:t>
      </w:r>
      <w:r w:rsidR="00FD259B">
        <w:rPr>
          <w:rFonts w:eastAsiaTheme="minorEastAsia"/>
        </w:rPr>
        <w:t xml:space="preserve">annual variation in </w:t>
      </w:r>
      <w:r w:rsidR="00587A82">
        <w:rPr>
          <w:rFonts w:eastAsiaTheme="minorEastAsia"/>
        </w:rPr>
        <w:t>breeding propensity</w:t>
      </w:r>
      <w:r w:rsidR="008E77EF">
        <w:rPr>
          <w:rFonts w:eastAsiaTheme="minorEastAsia"/>
        </w:rPr>
        <w:t xml:space="preserve"> or</w:t>
      </w:r>
      <w:r w:rsidR="00587A82">
        <w:rPr>
          <w:rFonts w:eastAsiaTheme="minorEastAsia"/>
        </w:rPr>
        <w:t xml:space="preserve"> environmental effects</w:t>
      </w:r>
      <w:r w:rsidR="008E77EF">
        <w:rPr>
          <w:rFonts w:eastAsiaTheme="minorEastAsia"/>
        </w:rPr>
        <w:t xml:space="preserve"> affecting recruitment</w:t>
      </w:r>
      <w:r w:rsidR="00587A82">
        <w:rPr>
          <w:rFonts w:eastAsiaTheme="minorEastAsia"/>
        </w:rPr>
        <w:t>.</w:t>
      </w:r>
      <w:r w:rsidR="00FD259B">
        <w:rPr>
          <w:rFonts w:eastAsiaTheme="minorEastAsia"/>
        </w:rPr>
        <w:t xml:space="preserve"> </w:t>
      </w:r>
      <w:r w:rsidR="00787720">
        <w:rPr>
          <w:rFonts w:eastAsiaTheme="minorEastAsia"/>
        </w:rPr>
        <w:t>While</w:t>
      </w:r>
      <w:r w:rsidR="002D197A">
        <w:rPr>
          <w:rFonts w:eastAsiaTheme="minor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i,t</m:t>
            </m:r>
          </m:sub>
        </m:sSub>
      </m:oMath>
      <w:r w:rsidR="002D197A">
        <w:rPr>
          <w:rFonts w:eastAsiaTheme="minorEastAsia"/>
        </w:rPr>
        <w:t xml:space="preserve"> </w:t>
      </w:r>
      <w:r w:rsidR="003435A2">
        <w:rPr>
          <w:rFonts w:eastAsiaTheme="minorEastAsia"/>
        </w:rPr>
        <w:t>describe</w:t>
      </w:r>
      <w:r w:rsidR="00787720">
        <w:rPr>
          <w:rFonts w:eastAsiaTheme="minorEastAsia"/>
        </w:rPr>
        <w:t>s</w:t>
      </w:r>
      <w:r w:rsidR="003435A2">
        <w:rPr>
          <w:rFonts w:eastAsiaTheme="minorEastAsia"/>
        </w:rPr>
        <w:t xml:space="preserve"> genuine year-to-year fluctuations in colony abundance around its temporal smooth</w:t>
      </w:r>
      <w:r w:rsidR="00787720">
        <w:rPr>
          <w:rFonts w:eastAsiaTheme="minorEastAsia"/>
        </w:rPr>
        <w:t>,</w:t>
      </w:r>
      <w:r w:rsidR="0046125B">
        <w:rPr>
          <w:rFonts w:eastAsiaTheme="minorEastAsia"/>
        </w:rPr>
        <w:t xml:space="preserve"> we focus inference </w:t>
      </w:r>
      <w:r w:rsidR="00787720">
        <w:rPr>
          <w:rFonts w:eastAsiaTheme="minorEastAsia"/>
        </w:rPr>
        <w:t>for</w:t>
      </w:r>
      <w:r w:rsidR="00A65987">
        <w:rPr>
          <w:rFonts w:eastAsiaTheme="minorEastAsia"/>
        </w:rPr>
        <w:t xml:space="preserve"> status and trend assessment </w:t>
      </w:r>
      <w:r w:rsidR="0046125B">
        <w:rPr>
          <w:rFonts w:eastAsiaTheme="minorEastAsia"/>
        </w:rPr>
        <w:t xml:space="preserve">on changes in </w:t>
      </w:r>
      <m:oMath>
        <m:sSub>
          <m:sSubPr>
            <m:ctrlPr>
              <w:rPr>
                <w:rFonts w:ascii="Cambria Math" w:hAnsi="Cambria Math"/>
                <w:i/>
              </w:rPr>
            </m:ctrlPr>
          </m:sSubPr>
          <m:e>
            <m:r>
              <w:rPr>
                <w:rFonts w:ascii="Cambria Math" w:hAnsi="Cambria Math"/>
              </w:rPr>
              <m:t>µ</m:t>
            </m:r>
          </m:e>
          <m:sub>
            <m:r>
              <w:rPr>
                <w:rFonts w:ascii="Cambria Math" w:hAnsi="Cambria Math"/>
              </w:rPr>
              <m:t>i,t</m:t>
            </m:r>
          </m:sub>
        </m:sSub>
      </m:oMath>
      <w:r w:rsidR="00787720">
        <w:rPr>
          <w:rFonts w:eastAsiaTheme="minorEastAsia"/>
        </w:rPr>
        <w:t>, which represents</w:t>
      </w:r>
      <w:r w:rsidR="00A65987">
        <w:rPr>
          <w:rFonts w:eastAsiaTheme="minorEastAsia"/>
        </w:rPr>
        <w:t xml:space="preserve"> longer</w:t>
      </w:r>
      <w:r w:rsidR="00787720">
        <w:rPr>
          <w:rFonts w:eastAsiaTheme="minorEastAsia"/>
        </w:rPr>
        <w:t>-term</w:t>
      </w:r>
      <w:r w:rsidR="00A65987">
        <w:rPr>
          <w:rFonts w:eastAsiaTheme="minorEastAsia"/>
        </w:rPr>
        <w:t xml:space="preserve"> </w:t>
      </w:r>
      <w:r w:rsidR="00787720">
        <w:rPr>
          <w:rFonts w:eastAsiaTheme="minorEastAsia"/>
        </w:rPr>
        <w:t>and more</w:t>
      </w:r>
      <w:r w:rsidR="00A65987">
        <w:rPr>
          <w:rFonts w:eastAsiaTheme="minorEastAsia"/>
        </w:rPr>
        <w:t xml:space="preserve"> persistent changes in the </w:t>
      </w:r>
      <w:r w:rsidR="00787720">
        <w:rPr>
          <w:rFonts w:eastAsiaTheme="minorEastAsia"/>
        </w:rPr>
        <w:t>expected annual</w:t>
      </w:r>
      <w:r w:rsidR="00A65987">
        <w:rPr>
          <w:rFonts w:eastAsiaTheme="minorEastAsia"/>
        </w:rPr>
        <w:t xml:space="preserve"> abundance at colonies.</w:t>
      </w:r>
      <w:r w:rsidR="002324AA">
        <w:rPr>
          <w:rFonts w:eastAsiaTheme="minorEastAsia"/>
        </w:rPr>
        <w:t xml:space="preserve"> </w:t>
      </w:r>
    </w:p>
    <w:p w:rsidR="00AA4388" w:rsidP="6AC5ED07" w:rsidRDefault="1F74CB1A" w14:paraId="5F7E5E48" w14:textId="160E0F42">
      <w:pPr>
        <w:spacing w:line="240" w:lineRule="auto"/>
        <w:rPr>
          <w:rFonts w:eastAsiaTheme="minorEastAsia"/>
        </w:rPr>
      </w:pPr>
      <w:r w:rsidRPr="6AC5ED07">
        <w:rPr>
          <w:rFonts w:eastAsiaTheme="minorEastAsia"/>
        </w:rPr>
        <w:t xml:space="preserve">Finally, our </w:t>
      </w:r>
      <w:r w:rsidRPr="6AC5ED07" w:rsidR="0ECCFEC8">
        <w:rPr>
          <w:rFonts w:eastAsiaTheme="minorEastAsia"/>
        </w:rPr>
        <w:t xml:space="preserve">analysis </w:t>
      </w:r>
      <w:r w:rsidRPr="6AC5ED07" w:rsidR="39290845">
        <w:rPr>
          <w:rFonts w:eastAsiaTheme="minorEastAsia"/>
        </w:rPr>
        <w:t>included an additional sub-model to estimate the magnitude of sampling variation</w:t>
      </w:r>
      <w:r w:rsidRPr="6AC5ED07" w:rsidR="6BF7E120">
        <w:rPr>
          <w:rFonts w:eastAsiaTheme="minorEastAsia"/>
        </w:rPr>
        <w:t xml:space="preserve"> </w:t>
      </w:r>
      <w:r w:rsidRPr="6AC5ED07" w:rsidR="137869DB">
        <w:rPr>
          <w:rFonts w:eastAsiaTheme="minorEastAsia"/>
        </w:rPr>
        <w:t xml:space="preserve">for cases </w:t>
      </w:r>
      <w:r w:rsidRPr="6AC5ED07" w:rsidR="6BF7E120">
        <w:rPr>
          <w:rFonts w:eastAsiaTheme="minorEastAsia"/>
        </w:rPr>
        <w:t>where estimates</w:t>
      </w:r>
      <w:r w:rsidRPr="6AC5ED07">
        <w:rPr>
          <w:rFonts w:eastAsiaTheme="minorEastAsia"/>
        </w:rPr>
        <w:t xml:space="preserve"> of</w:t>
      </w:r>
      <w:r w:rsidRPr="6AC5ED07" w:rsidR="6BF7E120">
        <w:rPr>
          <w:rFonts w:eastAsiaTheme="minorEastAsia"/>
        </w:rPr>
        <w:t xml:space="preserve"> </w:t>
      </w:r>
      <m:oMath>
        <m:sSubSup>
          <m:sSubSupPr>
            <m:ctrlPr>
              <w:rPr>
                <w:rFonts w:ascii="Cambria Math" w:hAnsi="Cambria Math"/>
                <w:i/>
              </w:rPr>
            </m:ctrlPr>
          </m:sSubSupPr>
          <m:e>
            <m:r>
              <w:rPr>
                <w:rFonts w:ascii="Cambria Math" w:hAnsi="Cambria Math"/>
              </w:rPr>
              <m:t>ε</m:t>
            </m:r>
          </m:e>
          <m:sub>
            <m:r>
              <w:rPr>
                <w:rFonts w:ascii="Cambria Math" w:hAnsi="Cambria Math"/>
              </w:rPr>
              <m:t>i,t</m:t>
            </m:r>
          </m:sub>
          <m:sup>
            <m:r>
              <w:rPr>
                <w:rFonts w:ascii="Cambria Math" w:hAnsi="Cambria Math"/>
              </w:rPr>
              <m:t>2</m:t>
            </m:r>
          </m:sup>
        </m:sSubSup>
      </m:oMath>
      <w:r w:rsidRPr="6AC5ED07" w:rsidR="0C93EB03">
        <w:rPr>
          <w:rFonts w:eastAsiaTheme="minorEastAsia"/>
        </w:rPr>
        <w:t xml:space="preserve"> were missing</w:t>
      </w:r>
      <w:r w:rsidRPr="6AC5ED07" w:rsidR="137869DB">
        <w:rPr>
          <w:rFonts w:eastAsiaTheme="minorEastAsia"/>
        </w:rPr>
        <w:t xml:space="preserve"> (i.e., </w:t>
      </w:r>
      <w:r w:rsidRPr="6AC5ED07" w:rsidR="27946394">
        <w:rPr>
          <w:rFonts w:eastAsiaTheme="minorEastAsia"/>
        </w:rPr>
        <w:t xml:space="preserve">where </w:t>
      </w:r>
      <w:r w:rsidRPr="6AC5ED07" w:rsidR="137869DB">
        <w:rPr>
          <w:rFonts w:eastAsiaTheme="minorEastAsia"/>
        </w:rPr>
        <w:t>raw plot-level data to calculate this quantity w</w:t>
      </w:r>
      <w:r w:rsidRPr="6AC5ED07" w:rsidR="6337EFBD">
        <w:rPr>
          <w:rFonts w:eastAsiaTheme="minorEastAsia"/>
        </w:rPr>
        <w:t>ere</w:t>
      </w:r>
      <w:r w:rsidRPr="6AC5ED07" w:rsidR="27946394">
        <w:rPr>
          <w:rFonts w:eastAsiaTheme="minorEastAsia"/>
        </w:rPr>
        <w:t xml:space="preserve"> unavailable)</w:t>
      </w:r>
      <w:r w:rsidRPr="6AC5ED07" w:rsidR="0C93EB03">
        <w:rPr>
          <w:rFonts w:eastAsiaTheme="minorEastAsia"/>
        </w:rPr>
        <w:t xml:space="preserve">. </w:t>
      </w:r>
      <w:r w:rsidRPr="6AC5ED07" w:rsidR="1980EC62">
        <w:rPr>
          <w:rFonts w:eastAsiaTheme="minorEastAsia"/>
        </w:rPr>
        <w:t>F</w:t>
      </w:r>
      <w:r w:rsidRPr="6AC5ED07" w:rsidR="2511A728">
        <w:rPr>
          <w:rFonts w:eastAsiaTheme="minorEastAsia"/>
        </w:rPr>
        <w:t>or plot-based surveys of burrow-nesting seabirds</w:t>
      </w:r>
      <w:r w:rsidRPr="6AC5ED07" w:rsidR="1D4CB92E">
        <w:rPr>
          <w:rFonts w:eastAsiaTheme="minorEastAsia"/>
        </w:rPr>
        <w:t>,</w:t>
      </w:r>
      <w:r w:rsidRPr="6AC5ED07">
        <w:rPr>
          <w:rFonts w:eastAsiaTheme="minorEastAsia"/>
        </w:rPr>
        <w:t xml:space="preserve"> </w:t>
      </w:r>
      <m:oMath>
        <m:sSubSup>
          <m:sSubSupPr>
            <m:ctrlPr>
              <w:rPr>
                <w:rFonts w:ascii="Cambria Math" w:hAnsi="Cambria Math"/>
                <w:i/>
              </w:rPr>
            </m:ctrlPr>
          </m:sSubSupPr>
          <m:e>
            <m:r>
              <w:rPr>
                <w:rFonts w:ascii="Cambria Math" w:hAnsi="Cambria Math"/>
              </w:rPr>
              <m:t>ε</m:t>
            </m:r>
          </m:e>
          <m:sub>
            <m:r>
              <w:rPr>
                <w:rFonts w:ascii="Cambria Math" w:hAnsi="Cambria Math"/>
              </w:rPr>
              <m:t>i,t</m:t>
            </m:r>
          </m:sub>
          <m:sup>
            <m:r>
              <w:rPr>
                <w:rFonts w:ascii="Cambria Math" w:hAnsi="Cambria Math"/>
              </w:rPr>
              <m:t>2</m:t>
            </m:r>
          </m:sup>
        </m:sSubSup>
      </m:oMath>
      <w:r w:rsidRPr="6AC5ED07">
        <w:rPr>
          <w:rFonts w:eastAsiaTheme="minorEastAsia"/>
        </w:rPr>
        <w:t xml:space="preserve"> </w:t>
      </w:r>
      <w:r w:rsidRPr="6AC5ED07" w:rsidR="4AE47A60">
        <w:rPr>
          <w:rFonts w:eastAsiaTheme="minorEastAsia"/>
        </w:rPr>
        <w:t xml:space="preserve">can be calculated via design-based estimators of spatial population totals (Horvitz and Thompson 1952). </w:t>
      </w:r>
      <w:r w:rsidRPr="6AC5ED07" w:rsidR="65E50025">
        <w:rPr>
          <w:rFonts w:eastAsiaTheme="minorEastAsia"/>
        </w:rPr>
        <w:t>In this dataset</w:t>
      </w:r>
      <w:r w:rsidRPr="6AC5ED07" w:rsidR="41C9076D">
        <w:rPr>
          <w:rFonts w:eastAsiaTheme="minorEastAsia"/>
        </w:rPr>
        <w:t>, there</w:t>
      </w:r>
      <w:r w:rsidRPr="6AC5ED07" w:rsidR="4DD55CF7">
        <w:rPr>
          <w:rFonts w:eastAsiaTheme="minorEastAsia"/>
        </w:rPr>
        <w:t xml:space="preserve"> </w:t>
      </w:r>
      <w:r w:rsidRPr="6AC5ED07" w:rsidR="65E50025">
        <w:rPr>
          <w:rFonts w:eastAsiaTheme="minorEastAsia"/>
        </w:rPr>
        <w:t>was</w:t>
      </w:r>
      <w:r w:rsidRPr="6AC5ED07" w:rsidR="4DD55CF7">
        <w:rPr>
          <w:rFonts w:eastAsiaTheme="minorEastAsia"/>
        </w:rPr>
        <w:t xml:space="preserve"> </w:t>
      </w:r>
      <w:r w:rsidRPr="6AC5ED07" w:rsidR="28040CE5">
        <w:rPr>
          <w:rFonts w:eastAsiaTheme="minorEastAsia"/>
        </w:rPr>
        <w:t>a</w:t>
      </w:r>
      <w:r w:rsidRPr="6AC5ED07" w:rsidR="4D10B7F7">
        <w:rPr>
          <w:rFonts w:eastAsiaTheme="minorEastAsia"/>
        </w:rPr>
        <w:t xml:space="preserve"> </w:t>
      </w:r>
      <w:r w:rsidRPr="6AC5ED07" w:rsidR="4D3A078B">
        <w:rPr>
          <w:rFonts w:eastAsiaTheme="minorEastAsia"/>
        </w:rPr>
        <w:t xml:space="preserve">robust </w:t>
      </w:r>
      <w:r w:rsidRPr="6AC5ED07" w:rsidR="4D10B7F7">
        <w:rPr>
          <w:rFonts w:eastAsiaTheme="minorEastAsia"/>
        </w:rPr>
        <w:t xml:space="preserve">positive </w:t>
      </w:r>
      <w:r w:rsidRPr="6AC5ED07" w:rsidR="5915BBCC">
        <w:rPr>
          <w:rFonts w:eastAsiaTheme="minorEastAsia"/>
        </w:rPr>
        <w:t xml:space="preserve">empirical </w:t>
      </w:r>
      <w:r w:rsidRPr="6AC5ED07" w:rsidR="4DD55CF7">
        <w:rPr>
          <w:rFonts w:eastAsiaTheme="minorEastAsia"/>
        </w:rPr>
        <w:t xml:space="preserve">relationship between </w:t>
      </w:r>
      <m:oMath>
        <m:func>
          <m:funcPr>
            <m:ctrlPr>
              <w:rPr>
                <w:rFonts w:ascii="Cambria Math" w:hAnsi="Cambria Math" w:eastAsiaTheme="minorEastAsia"/>
                <w:i/>
              </w:rPr>
            </m:ctrlPr>
          </m:funcPr>
          <m:fName>
            <m:r>
              <m:rPr>
                <m:sty m:val="p"/>
              </m:rPr>
              <w:rPr>
                <w:rFonts w:ascii="Cambria Math" w:hAnsi="Cambria Math" w:eastAsiaTheme="minorEastAsia"/>
              </w:rPr>
              <m:t>log</m:t>
            </m:r>
          </m:fName>
          <m:e>
            <m:d>
              <m:dPr>
                <m:ctrlPr>
                  <w:rPr>
                    <w:rFonts w:ascii="Cambria Math" w:hAnsi="Cambria Math" w:eastAsiaTheme="minorEastAsia"/>
                    <w:i/>
                  </w:rPr>
                </m:ctrlPr>
              </m:dPr>
              <m:e>
                <m:sSub>
                  <m:sSubPr>
                    <m:ctrlPr>
                      <w:rPr>
                        <w:rFonts w:ascii="Cambria Math" w:hAnsi="Cambria Math"/>
                        <w:i/>
                      </w:rPr>
                    </m:ctrlPr>
                  </m:sSubPr>
                  <m:e>
                    <m:r>
                      <w:rPr>
                        <w:rFonts w:ascii="Cambria Math" w:hAnsi="Cambria Math"/>
                      </w:rPr>
                      <m:t>ε</m:t>
                    </m:r>
                  </m:e>
                  <m:sub>
                    <m:r>
                      <w:rPr>
                        <w:rFonts w:ascii="Cambria Math" w:hAnsi="Cambria Math"/>
                      </w:rPr>
                      <m:t>i,t</m:t>
                    </m:r>
                  </m:sub>
                </m:sSub>
                <m:ctrlPr>
                  <w:rPr>
                    <w:rFonts w:ascii="Cambria Math" w:hAnsi="Cambria Math"/>
                    <w:i/>
                  </w:rPr>
                </m:ctrlPr>
              </m:e>
            </m:d>
          </m:e>
        </m:func>
      </m:oMath>
      <w:r w:rsidRPr="6AC5ED07" w:rsidR="4BD58C97">
        <w:rPr>
          <w:rFonts w:eastAsiaTheme="minorEastAsia"/>
        </w:rPr>
        <w:t xml:space="preserve"> and </w:t>
      </w:r>
      <m:oMath>
        <m:sSub>
          <m:sSubPr>
            <m:ctrlPr>
              <w:rPr>
                <w:rFonts w:ascii="Cambria Math" w:hAnsi="Cambria Math"/>
                <w:i/>
              </w:rPr>
            </m:ctrlPr>
          </m:sSubPr>
          <m:e>
            <m:r>
              <m:rPr>
                <m:sty m:val="p"/>
              </m:rPr>
              <w:rPr>
                <w:rFonts w:ascii="Cambria Math" w:hAnsi="Cambria Math"/>
              </w:rPr>
              <m:t>log</m:t>
            </m:r>
            <m:r>
              <w:rPr>
                <w:rFonts w:ascii="Cambria Math" w:hAnsi="Cambria Math"/>
              </w:rPr>
              <m:t>(Y</m:t>
            </m:r>
          </m:e>
          <m:sub>
            <m:r>
              <w:rPr>
                <w:rFonts w:ascii="Cambria Math" w:hAnsi="Cambria Math"/>
              </w:rPr>
              <m:t>i,t</m:t>
            </m:r>
          </m:sub>
        </m:sSub>
        <m:r>
          <w:rPr>
            <w:rFonts w:ascii="Cambria Math" w:hAnsi="Cambria Math"/>
          </w:rPr>
          <m:t>)</m:t>
        </m:r>
      </m:oMath>
      <w:r w:rsidRPr="6AC5ED07" w:rsidR="5915BBCC">
        <w:rPr>
          <w:rFonts w:eastAsiaTheme="minorEastAsia"/>
        </w:rPr>
        <w:t xml:space="preserve">, based on surveys that </w:t>
      </w:r>
      <w:r w:rsidRPr="6AC5ED07" w:rsidR="1C891E50">
        <w:rPr>
          <w:rFonts w:eastAsiaTheme="minorEastAsia"/>
        </w:rPr>
        <w:t>had both quantities available</w:t>
      </w:r>
      <w:r w:rsidRPr="6AC5ED07" w:rsidR="0BB7901E">
        <w:rPr>
          <w:rFonts w:eastAsiaTheme="minorEastAsia"/>
        </w:rPr>
        <w:t xml:space="preserve"> (Figure </w:t>
      </w:r>
      <w:r w:rsidRPr="6AC5ED07" w:rsidR="0BB7901E">
        <w:rPr>
          <w:rFonts w:eastAsiaTheme="minorEastAsia"/>
          <w:highlight w:val="yellow"/>
        </w:rPr>
        <w:t>SXX</w:t>
      </w:r>
      <w:r w:rsidRPr="6AC5ED07" w:rsidR="0BB7901E">
        <w:rPr>
          <w:rFonts w:eastAsiaTheme="minorEastAsia"/>
        </w:rPr>
        <w:t>)</w:t>
      </w:r>
      <w:r w:rsidRPr="6AC5ED07" w:rsidR="5915BBCC">
        <w:rPr>
          <w:rFonts w:eastAsiaTheme="minorEastAsia"/>
        </w:rPr>
        <w:t>.</w:t>
      </w:r>
      <w:r w:rsidRPr="6AC5ED07" w:rsidR="30BD71BD">
        <w:rPr>
          <w:rFonts w:eastAsiaTheme="minorEastAsia"/>
        </w:rPr>
        <w:t xml:space="preserve"> </w:t>
      </w:r>
      <w:r w:rsidRPr="6AC5ED07" w:rsidR="1C891E50">
        <w:rPr>
          <w:rFonts w:eastAsiaTheme="minorEastAsia"/>
        </w:rPr>
        <w:t xml:space="preserve">We therefore estimated missing values of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6AC5ED07" w:rsidR="1C891E50">
        <w:rPr>
          <w:rFonts w:eastAsiaTheme="minorEastAsia"/>
        </w:rPr>
        <w:t xml:space="preserve"> by nesting an additional linear regression within our Bayesian model:</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25"/>
        <w:gridCol w:w="625"/>
      </w:tblGrid>
      <w:tr w:rsidR="00EF6558" w14:paraId="1262FF70" w14:textId="77777777">
        <w:tc>
          <w:tcPr>
            <w:tcW w:w="8725" w:type="dxa"/>
          </w:tcPr>
          <w:p w:rsidR="00EF6558" w:rsidRDefault="00661DE8" w14:paraId="64F48135" w14:textId="74C58D24">
            <w:pPr>
              <w:spacing w:before="120" w:after="120"/>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i,t</m:t>
                            </m:r>
                          </m:sub>
                        </m:sSub>
                      </m:e>
                    </m:d>
                  </m:e>
                </m:func>
                <m:r>
                  <w:rPr>
                    <w:rFonts w:ascii="Cambria Math" w:hAnsi="Cambria Math"/>
                  </w:rPr>
                  <m:t xml:space="preserve">~ </m:t>
                </m:r>
                <m:sSub>
                  <m:sSubPr>
                    <m:ctrlPr>
                      <w:rPr>
                        <w:rFonts w:ascii="Cambria Math" w:hAnsi="Cambria Math"/>
                        <w:i/>
                      </w:rPr>
                    </m:ctrlPr>
                  </m:sSubPr>
                  <m:e>
                    <m:r>
                      <w:rPr>
                        <w:rFonts w:ascii="Cambria Math" w:hAnsi="Cambria Math"/>
                      </w:rPr>
                      <m:t>Normal(ξ</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sSub>
                  <m:sSubPr>
                    <m:ctrlPr>
                      <w:rPr>
                        <w:rFonts w:ascii="Cambria Math" w:hAnsi="Cambria Math"/>
                        <w:i/>
                      </w:rPr>
                    </m:ctrlPr>
                  </m:sSubPr>
                  <m:e>
                    <m:r>
                      <m:rPr>
                        <m:sty m:val="p"/>
                      </m:rPr>
                      <w:rPr>
                        <w:rFonts w:ascii="Cambria Math" w:hAnsi="Cambria Math"/>
                      </w:rPr>
                      <m:t>log</m:t>
                    </m:r>
                    <m:r>
                      <w:rPr>
                        <w:rFonts w:ascii="Cambria Math" w:hAnsi="Cambria Math"/>
                      </w:rPr>
                      <m:t>(Y</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r>
                  <w:rPr>
                    <w:rFonts w:ascii="Cambria Math" w:hAnsi="Cambria Math"/>
                  </w:rPr>
                  <m:t>)</m:t>
                </m:r>
                <m:r>
                  <w:rPr>
                    <w:rFonts w:ascii="Cambria Math" w:hAnsi="Cambria Math" w:eastAsiaTheme="minorEastAsia"/>
                  </w:rPr>
                  <m:t>.</m:t>
                </m:r>
              </m:oMath>
            </m:oMathPara>
          </w:p>
        </w:tc>
        <w:tc>
          <w:tcPr>
            <w:tcW w:w="625" w:type="dxa"/>
          </w:tcPr>
          <w:p w:rsidR="00EF6558" w:rsidRDefault="00EF6558" w14:paraId="130DC59E" w14:textId="2C4CF104">
            <w:pPr>
              <w:spacing w:before="120" w:after="120"/>
            </w:pPr>
            <w:r>
              <w:t>(</w:t>
            </w:r>
            <w:r w:rsidR="00E97A70">
              <w:t>6</w:t>
            </w:r>
            <w:r>
              <w:t>)</w:t>
            </w:r>
          </w:p>
        </w:tc>
      </w:tr>
    </w:tbl>
    <w:p w:rsidR="00B4162E" w:rsidP="00513F55" w:rsidRDefault="00B4162E" w14:paraId="0F750380" w14:textId="77777777">
      <w:pPr>
        <w:rPr>
          <w:b/>
        </w:rPr>
      </w:pPr>
    </w:p>
    <w:p w:rsidRPr="00513F55" w:rsidR="00F96FB2" w:rsidP="00B4162E" w:rsidRDefault="3B214804" w14:paraId="67AED65F" w14:textId="595C517F">
      <w:pPr>
        <w:pStyle w:val="Heading2"/>
      </w:pPr>
      <w:r>
        <w:t xml:space="preserve">Estimation of </w:t>
      </w:r>
      <w:r w:rsidR="51749F5E">
        <w:t xml:space="preserve">Population </w:t>
      </w:r>
      <w:r w:rsidR="172564EB">
        <w:t>Indices</w:t>
      </w:r>
      <w:r w:rsidR="3623814D">
        <w:t>, Trajectories</w:t>
      </w:r>
      <w:r w:rsidR="51749F5E">
        <w:t xml:space="preserve"> and Trends</w:t>
      </w:r>
    </w:p>
    <w:p w:rsidR="00062470" w:rsidP="6AC5ED07" w:rsidRDefault="0F83ED8B" w14:paraId="022D86A3" w14:textId="78097A27">
      <w:pPr>
        <w:ind w:firstLine="720"/>
        <w:rPr>
          <w:rFonts w:eastAsiaTheme="minorEastAsia"/>
        </w:rPr>
      </w:pPr>
      <w:r>
        <w:t xml:space="preserve">For each colony, </w:t>
      </w:r>
      <w:r w:rsidR="2660B123">
        <w:t xml:space="preserve">we </w:t>
      </w:r>
      <w:r w:rsidR="34803152">
        <w:t xml:space="preserve">calculated estimates of </w:t>
      </w:r>
      <w:r w:rsidR="3D484887">
        <w:t xml:space="preserve">relative </w:t>
      </w:r>
      <w:r w:rsidR="34803152">
        <w:t xml:space="preserve">annual </w:t>
      </w:r>
      <w:r w:rsidR="742142A7">
        <w:t xml:space="preserve">abundance, or </w:t>
      </w:r>
      <w:r w:rsidR="34803152">
        <w:t>population index</w:t>
      </w:r>
      <w:r w:rsidR="6C0661A3">
        <w:t>,</w:t>
      </w:r>
      <w:r w:rsidR="34803152">
        <w:t xml:space="preserve"> as </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N</m:t>
                </m:r>
              </m:e>
              <m:sub>
                <m:r>
                  <w:rPr>
                    <w:rFonts w:ascii="Cambria Math" w:hAnsi="Cambria Math"/>
                  </w:rPr>
                  <m:t>i,t</m:t>
                </m:r>
              </m:sub>
            </m:sSub>
            <m:r>
              <m:rPr>
                <m:sty m:val="p"/>
              </m:rPr>
              <w:rPr>
                <w:rFonts w:ascii="Cambria Math" w:hAnsi="Cambria Math"/>
              </w:rPr>
              <m:t>= exp⁡</m:t>
            </m:r>
            <m:r>
              <w:rPr>
                <w:rFonts w:ascii="Cambria Math" w:hAnsi="Cambria Math"/>
              </w:rPr>
              <m:t>(µ</m:t>
            </m:r>
          </m:e>
          <m:sub>
            <m:r>
              <w:rPr>
                <w:rFonts w:ascii="Cambria Math" w:hAnsi="Cambria Math"/>
              </w:rPr>
              <m:t>i,t</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σ</m:t>
            </m:r>
          </m:e>
          <m:sub>
            <m:r>
              <w:rPr>
                <w:rFonts w:ascii="Cambria Math" w:hAnsi="Cambria Math"/>
              </w:rPr>
              <m:t>δ</m:t>
            </m:r>
          </m:sub>
          <m:sup>
            <m:r>
              <w:rPr>
                <w:rFonts w:ascii="Cambria Math" w:hAnsi="Cambria Math"/>
              </w:rPr>
              <m:t>2</m:t>
            </m:r>
          </m:sup>
        </m:sSubSup>
        <m:r>
          <w:rPr>
            <w:rFonts w:ascii="Cambria Math" w:hAnsi="Cambria Math"/>
          </w:rPr>
          <m:t>)</m:t>
        </m:r>
      </m:oMath>
      <w:r w:rsidRPr="6AC5ED07" w:rsidR="34803152">
        <w:rPr>
          <w:rFonts w:eastAsiaTheme="minorEastAsia"/>
        </w:rPr>
        <w:t>.</w:t>
      </w:r>
      <w:r w:rsidRPr="6AC5ED07" w:rsidR="30BD71BD">
        <w:rPr>
          <w:rFonts w:eastAsiaTheme="minorEastAsia"/>
        </w:rPr>
        <w:t xml:space="preserve"> </w:t>
      </w:r>
      <w:r w:rsidRPr="6AC5ED07" w:rsidR="2660B123">
        <w:rPr>
          <w:rFonts w:eastAsiaTheme="minorEastAsia"/>
        </w:rPr>
        <w:t>This definition of population index removes the effects of observation error and random annual process variation, yielding an index that is</w:t>
      </w:r>
      <w:r w:rsidRPr="6AC5ED07" w:rsidR="6453F1CB">
        <w:rPr>
          <w:rFonts w:eastAsiaTheme="minorEastAsia"/>
        </w:rPr>
        <w:t xml:space="preserve"> represented by </w:t>
      </w:r>
      <w:r w:rsidRPr="6AC5ED07" w:rsidR="172564EB">
        <w:rPr>
          <w:rFonts w:eastAsiaTheme="minorEastAsia"/>
        </w:rPr>
        <w:t>each</w:t>
      </w:r>
      <w:r w:rsidRPr="6AC5ED07" w:rsidR="6453F1CB">
        <w:rPr>
          <w:rFonts w:eastAsiaTheme="minorEastAsia"/>
        </w:rPr>
        <w:t xml:space="preserve"> colony’s long-term temporal smooth.</w:t>
      </w:r>
      <w:r w:rsidRPr="6AC5ED07" w:rsidR="30BD71BD">
        <w:rPr>
          <w:rFonts w:eastAsiaTheme="minorEastAsia"/>
        </w:rPr>
        <w:t xml:space="preserve"> </w:t>
      </w:r>
      <w:r w:rsidRPr="6AC5ED07" w:rsidR="603B863A">
        <w:rPr>
          <w:rFonts w:eastAsiaTheme="minorEastAsia"/>
        </w:rPr>
        <w:t xml:space="preserve">The </w:t>
      </w:r>
      <w:r w:rsidRPr="6AC5ED07" w:rsidR="0B4F7777">
        <w:rPr>
          <w:rFonts w:eastAsiaTheme="minorEastAsia"/>
        </w:rPr>
        <w:t xml:space="preserve">addition of the </w:t>
      </w:r>
      <w:r w:rsidRPr="6AC5ED07" w:rsidR="603B863A">
        <w:rPr>
          <w:rFonts w:eastAsiaTheme="minorEastAsia"/>
        </w:rPr>
        <w:t xml:space="preserve">term </w:t>
      </w:r>
      <m:oMath>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σ</m:t>
            </m:r>
          </m:e>
          <m:sub>
            <m:r>
              <w:rPr>
                <w:rFonts w:ascii="Cambria Math" w:hAnsi="Cambria Math"/>
              </w:rPr>
              <m:t>δ</m:t>
            </m:r>
          </m:sub>
          <m:sup>
            <m:r>
              <w:rPr>
                <w:rFonts w:ascii="Cambria Math" w:hAnsi="Cambria Math"/>
              </w:rPr>
              <m:t>2</m:t>
            </m:r>
          </m:sup>
        </m:sSubSup>
      </m:oMath>
      <w:r w:rsidRPr="6AC5ED07" w:rsidR="0E411BC1">
        <w:rPr>
          <w:rFonts w:eastAsiaTheme="minorEastAsia"/>
        </w:rPr>
        <w:t xml:space="preserve"> is a</w:t>
      </w:r>
      <w:r w:rsidRPr="6AC5ED07" w:rsidR="1D2C531F">
        <w:rPr>
          <w:rFonts w:eastAsiaTheme="minorEastAsia"/>
        </w:rPr>
        <w:t xml:space="preserve"> </w:t>
      </w:r>
      <w:r w:rsidRPr="6AC5ED07" w:rsidR="3F04568F">
        <w:rPr>
          <w:rFonts w:eastAsiaTheme="minorEastAsia"/>
        </w:rPr>
        <w:t xml:space="preserve">log-normal </w:t>
      </w:r>
      <w:r w:rsidRPr="6AC5ED07" w:rsidR="1D2C531F">
        <w:rPr>
          <w:rFonts w:eastAsiaTheme="minorEastAsia"/>
        </w:rPr>
        <w:t xml:space="preserve">variance </w:t>
      </w:r>
      <w:r w:rsidRPr="6AC5ED07" w:rsidR="0E411BC1">
        <w:rPr>
          <w:rFonts w:eastAsiaTheme="minorEastAsia"/>
        </w:rPr>
        <w:t>adjustment that</w:t>
      </w:r>
      <w:r w:rsidRPr="6AC5ED07" w:rsidR="1D2C531F">
        <w:rPr>
          <w:rFonts w:eastAsiaTheme="minorEastAsia"/>
        </w:rPr>
        <w:t xml:space="preserve"> </w:t>
      </w:r>
      <w:r w:rsidRPr="6AC5ED07" w:rsidR="3F04568F">
        <w:rPr>
          <w:rFonts w:eastAsiaTheme="minorEastAsia"/>
        </w:rPr>
        <w:t xml:space="preserve">re-scales the </w:t>
      </w:r>
      <w:r w:rsidRPr="6AC5ED07" w:rsidR="538AEB67">
        <w:rPr>
          <w:rFonts w:eastAsiaTheme="minorEastAsia"/>
        </w:rPr>
        <w:t xml:space="preserve">indices such that </w:t>
      </w:r>
      <w:r w:rsidRPr="6AC5ED07" w:rsidR="3F04568F">
        <w:rPr>
          <w:rFonts w:eastAsiaTheme="minorEastAsia"/>
        </w:rPr>
        <w:t xml:space="preserve">they </w:t>
      </w:r>
      <w:r w:rsidRPr="6AC5ED07" w:rsidR="33D8949B">
        <w:rPr>
          <w:rFonts w:eastAsiaTheme="minorEastAsia"/>
        </w:rPr>
        <w:t xml:space="preserve">are centered on the mean of the observed counts </w:t>
      </w:r>
      <w:r w:rsidRPr="6AC5ED07" w:rsidR="2C2007E3">
        <w:rPr>
          <w:rFonts w:eastAsiaTheme="minorEastAsia"/>
        </w:rPr>
        <w:t>(see Sauer and Link 2011)</w:t>
      </w:r>
      <w:r w:rsidRPr="6AC5ED07" w:rsidR="538AEB67">
        <w:rPr>
          <w:rFonts w:eastAsiaTheme="minorEastAsia"/>
        </w:rPr>
        <w:t>.</w:t>
      </w:r>
      <w:r w:rsidRPr="6AC5ED07" w:rsidR="30BD71BD">
        <w:rPr>
          <w:rFonts w:eastAsiaTheme="minorEastAsia"/>
        </w:rPr>
        <w:t xml:space="preserve"> </w:t>
      </w:r>
      <w:r w:rsidRPr="6AC5ED07" w:rsidR="53250D8D">
        <w:rPr>
          <w:rFonts w:eastAsiaTheme="minorEastAsia"/>
        </w:rPr>
        <w:t>We calculate</w:t>
      </w:r>
      <w:r w:rsidRPr="6AC5ED07" w:rsidR="17FB5911">
        <w:rPr>
          <w:rFonts w:eastAsiaTheme="minorEastAsia"/>
        </w:rPr>
        <w:t>d</w:t>
      </w:r>
      <w:r w:rsidRPr="6AC5ED07" w:rsidR="53250D8D">
        <w:rPr>
          <w:rFonts w:eastAsiaTheme="minorEastAsia"/>
        </w:rPr>
        <w:t xml:space="preserve"> the regional </w:t>
      </w:r>
      <w:r w:rsidRPr="6AC5ED07" w:rsidR="6453F1CB">
        <w:rPr>
          <w:rFonts w:eastAsiaTheme="minorEastAsia"/>
        </w:rPr>
        <w:t xml:space="preserve">population </w:t>
      </w:r>
      <w:r w:rsidRPr="6AC5ED07" w:rsidR="53250D8D">
        <w:rPr>
          <w:rFonts w:eastAsiaTheme="minorEastAsia"/>
        </w:rPr>
        <w:t>total as</w:t>
      </w:r>
      <w:r w:rsidRPr="6AC5ED07" w:rsidR="164ECC33">
        <w:rPr>
          <w:rFonts w:eastAsiaTheme="minorEastAsia"/>
        </w:rPr>
        <w:t xml:space="preserve"> the sum of annual population indices across all the colonies</w:t>
      </w:r>
      <w:r w:rsidRPr="6AC5ED07" w:rsidR="6453F1CB">
        <w:rPr>
          <w:rFonts w:eastAsiaTheme="minorEastAsia"/>
        </w:rPr>
        <w:t xml:space="preserve"> within each year of study</w:t>
      </w:r>
      <w:r w:rsidRPr="6AC5ED07" w:rsidR="7BA63353">
        <w:rPr>
          <w:rFonts w:eastAsiaTheme="minorEastAsia"/>
        </w:rPr>
        <w:t>, using</w:t>
      </w:r>
      <w:r w:rsidRPr="6AC5ED07" w:rsidR="53250D8D">
        <w:rPr>
          <w:rFonts w:eastAsiaTheme="minorEastAsia"/>
        </w:rP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m:rPr>
            <m:sty m:val="p"/>
          </m:rP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N</m:t>
                </m:r>
              </m:e>
              <m:sub>
                <m:r>
                  <w:rPr>
                    <w:rFonts w:ascii="Cambria Math" w:hAnsi="Cambria Math"/>
                  </w:rPr>
                  <m:t>i,t</m:t>
                </m:r>
              </m:sub>
            </m:sSub>
          </m:e>
        </m:nary>
      </m:oMath>
      <w:r w:rsidRPr="6AC5ED07" w:rsidR="53250D8D">
        <w:rPr>
          <w:rFonts w:eastAsiaTheme="minorEastAsia"/>
        </w:rPr>
        <w:t>.</w:t>
      </w:r>
      <w:r w:rsidRPr="6AC5ED07" w:rsidR="30BD71BD">
        <w:rPr>
          <w:rFonts w:eastAsiaTheme="minorEastAsia"/>
        </w:rPr>
        <w:t xml:space="preserve"> </w:t>
      </w:r>
      <w:r w:rsidRPr="6AC5ED07" w:rsidR="5E8EEC92">
        <w:rPr>
          <w:rFonts w:eastAsiaTheme="minorEastAsia"/>
        </w:rPr>
        <w:t xml:space="preserve">This naturally constructs a regional population trajectory </w:t>
      </w:r>
      <w:r w:rsidRPr="6AC5ED07" w:rsidR="7BA63353">
        <w:rPr>
          <w:rFonts w:eastAsiaTheme="minorEastAsia"/>
        </w:rPr>
        <w:t xml:space="preserve">that weights </w:t>
      </w:r>
      <w:r w:rsidRPr="6AC5ED07" w:rsidR="6453F1CB">
        <w:rPr>
          <w:rFonts w:eastAsiaTheme="minorEastAsia"/>
        </w:rPr>
        <w:t xml:space="preserve">colonies according to their relative abundance; larger colonies have a stronger impact on the </w:t>
      </w:r>
      <w:r w:rsidRPr="6AC5ED07" w:rsidR="17FB5911">
        <w:rPr>
          <w:rFonts w:eastAsiaTheme="minorEastAsia"/>
        </w:rPr>
        <w:t>estimate</w:t>
      </w:r>
      <w:r w:rsidRPr="6AC5ED07" w:rsidR="695FDDEA">
        <w:rPr>
          <w:rFonts w:eastAsiaTheme="minorEastAsia"/>
        </w:rPr>
        <w:t>d</w:t>
      </w:r>
      <w:r w:rsidRPr="6AC5ED07" w:rsidR="6453F1CB">
        <w:rPr>
          <w:rFonts w:eastAsiaTheme="minorEastAsia"/>
        </w:rPr>
        <w:t xml:space="preserve"> regional population dynamics</w:t>
      </w:r>
      <w:r w:rsidRPr="6AC5ED07" w:rsidR="43F125CB">
        <w:rPr>
          <w:rFonts w:eastAsiaTheme="minorEastAsia"/>
        </w:rPr>
        <w:t xml:space="preserve"> than smaller colonies</w:t>
      </w:r>
      <w:r w:rsidRPr="6AC5ED07" w:rsidR="6453F1CB">
        <w:rPr>
          <w:rFonts w:eastAsiaTheme="minorEastAsia"/>
        </w:rPr>
        <w:t>.</w:t>
      </w:r>
    </w:p>
    <w:p w:rsidR="00DE01C7" w:rsidP="1EC3E0C1" w:rsidRDefault="006226B8" w14:paraId="7CA2E5CF" w14:textId="037134F0">
      <w:pPr>
        <w:rPr>
          <w:rFonts w:eastAsiaTheme="minorEastAsia"/>
        </w:rPr>
      </w:pPr>
      <w:r w:rsidRPr="1EC3E0C1">
        <w:rPr>
          <w:rFonts w:eastAsiaTheme="minorEastAsia"/>
        </w:rPr>
        <w:t xml:space="preserve">We </w:t>
      </w:r>
      <w:r w:rsidRPr="1EC3E0C1" w:rsidR="00CA134B">
        <w:rPr>
          <w:rFonts w:eastAsiaTheme="minorEastAsia"/>
        </w:rPr>
        <w:t>defined</w:t>
      </w:r>
      <w:r w:rsidRPr="1EC3E0C1">
        <w:rPr>
          <w:rFonts w:eastAsiaTheme="minorEastAsia"/>
        </w:rPr>
        <w:t xml:space="preserve"> the population trend </w:t>
      </w:r>
      <w:r w:rsidRPr="1EC3E0C1" w:rsidR="0004033B">
        <w:rPr>
          <w:rFonts w:eastAsiaTheme="minorEastAsia"/>
        </w:rPr>
        <w:t xml:space="preserve">from year </w:t>
      </w:r>
      <m:oMath>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start</m:t>
            </m:r>
          </m:sub>
        </m:sSub>
      </m:oMath>
      <w:r w:rsidRPr="1EC3E0C1" w:rsidR="0004033B">
        <w:rPr>
          <w:rFonts w:eastAsiaTheme="minorEastAsia"/>
        </w:rPr>
        <w:t xml:space="preserve"> to </w:t>
      </w:r>
      <m:oMath>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end</m:t>
            </m:r>
          </m:sub>
        </m:sSub>
      </m:oMath>
      <w:r w:rsidRPr="1EC3E0C1" w:rsidR="0004033B">
        <w:rPr>
          <w:rFonts w:eastAsiaTheme="minorEastAsia"/>
        </w:rPr>
        <w:t xml:space="preserve"> </w:t>
      </w:r>
      <w:r w:rsidRPr="1EC3E0C1">
        <w:rPr>
          <w:rFonts w:eastAsiaTheme="minorEastAsia"/>
        </w:rPr>
        <w:t xml:space="preserve">as the geometric mean </w:t>
      </w:r>
      <w:r w:rsidRPr="1EC3E0C1" w:rsidR="0004033B">
        <w:rPr>
          <w:rFonts w:eastAsiaTheme="minorEastAsia"/>
        </w:rPr>
        <w:t xml:space="preserve">annual </w:t>
      </w:r>
      <w:r w:rsidRPr="1EC3E0C1">
        <w:rPr>
          <w:rFonts w:eastAsiaTheme="minorEastAsia"/>
        </w:rPr>
        <w:t xml:space="preserve">rate of population change </w:t>
      </w:r>
      <w:r w:rsidRPr="1EC3E0C1" w:rsidR="0004033B">
        <w:rPr>
          <w:rFonts w:eastAsiaTheme="minorEastAsia"/>
        </w:rPr>
        <w:t>over that</w:t>
      </w:r>
      <w:r w:rsidRPr="1EC3E0C1" w:rsidR="00CA134B">
        <w:rPr>
          <w:rFonts w:eastAsiaTheme="minorEastAsia"/>
        </w:rPr>
        <w:t xml:space="preserve"> time</w:t>
      </w:r>
      <w:r w:rsidRPr="1EC3E0C1" w:rsidR="0004033B">
        <w:rPr>
          <w:rFonts w:eastAsiaTheme="minorEastAsia"/>
        </w:rPr>
        <w:t xml:space="preserve"> interval</w:t>
      </w:r>
      <w:r w:rsidRPr="1EC3E0C1" w:rsidR="0055707D">
        <w:rPr>
          <w:rFonts w:eastAsiaTheme="minorEastAsia"/>
        </w:rPr>
        <w:t xml:space="preserve"> (</w:t>
      </w:r>
      <w:r w:rsidRPr="1EC3E0C1" w:rsidR="00CA4A55">
        <w:rPr>
          <w:rFonts w:eastAsiaTheme="minorEastAsia"/>
        </w:rPr>
        <w:t>Sauer and Link</w:t>
      </w:r>
      <w:r w:rsidRPr="1EC3E0C1" w:rsidR="0055707D">
        <w:rPr>
          <w:rFonts w:eastAsiaTheme="minorEastAsia"/>
        </w:rPr>
        <w:t xml:space="preserve"> 2011)</w:t>
      </w:r>
      <w:r w:rsidRPr="1EC3E0C1" w:rsidR="0004033B">
        <w:rPr>
          <w:rFonts w:eastAsiaTheme="minorEastAsia"/>
        </w:rPr>
        <w:t xml:space="preserve">, </w:t>
      </w:r>
      <w:r w:rsidRPr="1EC3E0C1" w:rsidR="00E97A70">
        <w:rPr>
          <w:rFonts w:eastAsiaTheme="minorEastAsia"/>
        </w:rPr>
        <w:t xml:space="preserve">which can be </w:t>
      </w:r>
      <w:r w:rsidRPr="1EC3E0C1" w:rsidR="00A21A02">
        <w:rPr>
          <w:rFonts w:eastAsiaTheme="minorEastAsia"/>
        </w:rPr>
        <w:t>expressed as a</w:t>
      </w:r>
      <w:r w:rsidRPr="1EC3E0C1" w:rsidR="00CA134B">
        <w:rPr>
          <w:rFonts w:eastAsiaTheme="minorEastAsia"/>
        </w:rPr>
        <w:t>n annual</w:t>
      </w:r>
      <w:r w:rsidRPr="1EC3E0C1" w:rsidR="00A21A02">
        <w:rPr>
          <w:rFonts w:eastAsiaTheme="minorEastAsia"/>
        </w:rPr>
        <w:t xml:space="preserve"> percent</w:t>
      </w:r>
      <w:r w:rsidRPr="1EC3E0C1" w:rsidR="00E97A70">
        <w:rPr>
          <w:rFonts w:eastAsiaTheme="minorEastAsia"/>
        </w:rPr>
        <w:t xml:space="preserve"> rate of change</w:t>
      </w:r>
      <w:r w:rsidRPr="1EC3E0C1" w:rsidR="00A21A02">
        <w:rPr>
          <w:rFonts w:eastAsiaTheme="minorEastAsia"/>
        </w:rPr>
        <w:t xml:space="preserve"> </w:t>
      </w:r>
      <w:r w:rsidRPr="1EC3E0C1" w:rsidR="002F6713">
        <w:rPr>
          <w:rFonts w:eastAsiaTheme="minorEastAsia"/>
        </w:rPr>
        <w:t>using:</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25"/>
        <w:gridCol w:w="625"/>
      </w:tblGrid>
      <w:tr w:rsidR="002F6713" w14:paraId="3CEAE0F2" w14:textId="77777777">
        <w:tc>
          <w:tcPr>
            <w:tcW w:w="8725" w:type="dxa"/>
          </w:tcPr>
          <w:p w:rsidR="002F6713" w:rsidRDefault="00A21A02" w14:paraId="68629FC8" w14:textId="7970FD19">
            <w:pPr>
              <w:spacing w:before="120" w:after="120"/>
            </w:pPr>
            <m:oMathPara>
              <m:oMath>
                <m:r>
                  <w:rPr>
                    <w:rFonts w:ascii="Cambria Math" w:hAnsi="Cambria Math"/>
                  </w:rPr>
                  <m:t>Trend= 100×</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m:rPr>
                                        <m:sty m:val="p"/>
                                      </m:rP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end</m:t>
                                        </m:r>
                                      </m:sub>
                                    </m:sSub>
                                  </m:sub>
                                </m:sSub>
                              </m:num>
                              <m:den>
                                <m:sSub>
                                  <m:sSubPr>
                                    <m:ctrlPr>
                                      <w:rPr>
                                        <w:rFonts w:ascii="Cambria Math" w:hAnsi="Cambria Math"/>
                                      </w:rPr>
                                    </m:ctrlPr>
                                  </m:sSubPr>
                                  <m:e>
                                    <m:r>
                                      <m:rPr>
                                        <m:sty m:val="p"/>
                                      </m:rP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start</m:t>
                                        </m:r>
                                      </m:sub>
                                    </m:sSub>
                                  </m:sub>
                                </m:sSub>
                              </m:den>
                            </m:f>
                          </m:e>
                        </m:d>
                      </m:e>
                      <m:sup>
                        <m:f>
                          <m:fPr>
                            <m:ctrlPr>
                              <w:rPr>
                                <w:rFonts w:ascii="Cambria Math" w:hAnsi="Cambria Math"/>
                                <w:i/>
                              </w:rPr>
                            </m:ctrlPr>
                          </m:fPr>
                          <m:num>
                            <m:r>
                              <w:rPr>
                                <w:rFonts w:ascii="Cambria Math" w:hAnsi="Cambria Math"/>
                              </w:rPr>
                              <m:t>1</m:t>
                            </m:r>
                          </m:num>
                          <m:den>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end</m:t>
                                </m:r>
                              </m:sub>
                            </m:sSub>
                            <m:r>
                              <m:rPr>
                                <m:sty m:val="p"/>
                              </m:rP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start</m:t>
                                </m:r>
                              </m:sub>
                            </m:sSub>
                            <m:r>
                              <m:rPr>
                                <m:sty m:val="p"/>
                              </m:rPr>
                              <w:rPr>
                                <w:rFonts w:ascii="Cambria Math" w:hAnsi="Cambria Math" w:eastAsiaTheme="minorEastAsia"/>
                              </w:rPr>
                              <m:t xml:space="preserve">  </m:t>
                            </m:r>
                          </m:den>
                        </m:f>
                      </m:sup>
                    </m:sSup>
                    <m:r>
                      <w:rPr>
                        <w:rFonts w:ascii="Cambria Math" w:hAnsi="Cambria Math"/>
                      </w:rPr>
                      <m:t>-1</m:t>
                    </m:r>
                  </m:e>
                </m:d>
                <m:r>
                  <w:rPr>
                    <w:rFonts w:ascii="Cambria Math" w:hAnsi="Cambria Math" w:eastAsiaTheme="minorEastAsia"/>
                  </w:rPr>
                  <m:t>.</m:t>
                </m:r>
              </m:oMath>
            </m:oMathPara>
          </w:p>
        </w:tc>
        <w:tc>
          <w:tcPr>
            <w:tcW w:w="625" w:type="dxa"/>
          </w:tcPr>
          <w:p w:rsidR="002F6713" w:rsidRDefault="002F6713" w14:paraId="2A98A47C" w14:textId="4FAB99B9">
            <w:pPr>
              <w:spacing w:before="120" w:after="120"/>
            </w:pPr>
            <w:r>
              <w:t>(</w:t>
            </w:r>
            <w:r w:rsidR="00E97A70">
              <w:t>7</w:t>
            </w:r>
            <w:r>
              <w:t>)</w:t>
            </w:r>
          </w:p>
        </w:tc>
      </w:tr>
    </w:tbl>
    <w:p w:rsidR="00BD45F2" w:rsidP="00062470" w:rsidRDefault="00BD45F2" w14:paraId="561FE5BF" w14:textId="77777777">
      <w:pPr>
        <w:pStyle w:val="Heading2"/>
        <w:spacing w:before="0" w:line="240" w:lineRule="auto"/>
      </w:pPr>
    </w:p>
    <w:p w:rsidR="070DFB02" w:rsidP="004D3C95" w:rsidRDefault="547B4E55" w14:paraId="1629C745" w14:textId="7942CD46">
      <w:r>
        <w:t xml:space="preserve">We </w:t>
      </w:r>
      <w:r w:rsidR="0CDDF38C">
        <w:t xml:space="preserve">reported trends in </w:t>
      </w:r>
      <w:r w:rsidR="5CFB3B66">
        <w:t>two ways</w:t>
      </w:r>
      <w:r w:rsidR="754EA919">
        <w:t>.</w:t>
      </w:r>
      <w:r w:rsidR="30BD71BD">
        <w:t xml:space="preserve"> </w:t>
      </w:r>
      <w:r w:rsidR="754EA919">
        <w:t>First, to</w:t>
      </w:r>
      <w:r w:rsidR="7B73E918">
        <w:t xml:space="preserve"> describe </w:t>
      </w:r>
      <w:r w:rsidR="05185699">
        <w:t xml:space="preserve">how trends have changed </w:t>
      </w:r>
      <w:r w:rsidR="6181B775">
        <w:t xml:space="preserve">across the </w:t>
      </w:r>
      <w:r w:rsidR="67703B23">
        <w:t xml:space="preserve">study, </w:t>
      </w:r>
      <w:r w:rsidR="754EA919">
        <w:t xml:space="preserve">we </w:t>
      </w:r>
      <w:r w:rsidR="25B726F0">
        <w:t xml:space="preserve">calculated </w:t>
      </w:r>
      <w:r w:rsidR="67703B23">
        <w:t>sequential “rolling”</w:t>
      </w:r>
      <w:r w:rsidR="2AA3C02A">
        <w:t xml:space="preserve"> 5-year </w:t>
      </w:r>
      <w:r w:rsidR="25B726F0">
        <w:t xml:space="preserve">trends </w:t>
      </w:r>
      <w:r w:rsidR="67703B23">
        <w:t>(</w:t>
      </w:r>
      <w:r w:rsidR="69E5A150">
        <w:t>centered on each year</w:t>
      </w:r>
      <w:r w:rsidR="67703B23">
        <w:t>)</w:t>
      </w:r>
      <w:r w:rsidR="1F308569">
        <w:t>.</w:t>
      </w:r>
      <w:r w:rsidR="30BD71BD">
        <w:t xml:space="preserve"> </w:t>
      </w:r>
      <w:r w:rsidR="1F308569">
        <w:t xml:space="preserve">Second, </w:t>
      </w:r>
      <w:r w:rsidR="180418E3">
        <w:t>w</w:t>
      </w:r>
      <w:r w:rsidR="596326A9">
        <w:t>e report</w:t>
      </w:r>
      <w:r w:rsidR="00194D54">
        <w:t>ed</w:t>
      </w:r>
      <w:r w:rsidR="596326A9">
        <w:t xml:space="preserve"> </w:t>
      </w:r>
      <w:proofErr w:type="gramStart"/>
      <w:r w:rsidR="596326A9">
        <w:t>trend</w:t>
      </w:r>
      <w:proofErr w:type="gramEnd"/>
      <w:r w:rsidR="596326A9">
        <w:t xml:space="preserve"> over the last three generations for each species (</w:t>
      </w:r>
      <w:r w:rsidR="29562CCF">
        <w:t>44</w:t>
      </w:r>
      <w:r w:rsidR="7BAF491D">
        <w:t xml:space="preserve"> years for </w:t>
      </w:r>
      <w:r w:rsidR="0AE372C3">
        <w:t>storm-</w:t>
      </w:r>
      <w:r w:rsidR="7BAF491D">
        <w:t xml:space="preserve">petrels, </w:t>
      </w:r>
      <w:r w:rsidR="1809C6C5">
        <w:t>33</w:t>
      </w:r>
      <w:r w:rsidR="2007A3AB">
        <w:t xml:space="preserve"> years for puffins) </w:t>
      </w:r>
      <w:r w:rsidR="180418E3">
        <w:t xml:space="preserve">to </w:t>
      </w:r>
      <w:r w:rsidR="4E32957C">
        <w:t xml:space="preserve">illustrate how this approach can </w:t>
      </w:r>
      <w:r w:rsidR="1BEB245D">
        <w:t>inform</w:t>
      </w:r>
      <w:r w:rsidR="2007A3AB">
        <w:t xml:space="preserve"> </w:t>
      </w:r>
      <w:r w:rsidR="188C6754">
        <w:t xml:space="preserve">status </w:t>
      </w:r>
      <w:r w:rsidR="2007A3AB">
        <w:t>assessment</w:t>
      </w:r>
      <w:r w:rsidR="1BEB245D">
        <w:t>s</w:t>
      </w:r>
      <w:r w:rsidR="2007A3AB">
        <w:t xml:space="preserve"> </w:t>
      </w:r>
      <w:r w:rsidR="1BEB245D">
        <w:t xml:space="preserve">(e.g., </w:t>
      </w:r>
      <w:r w:rsidR="188C6754">
        <w:t>for</w:t>
      </w:r>
      <w:r w:rsidR="6A47DB5B">
        <w:t xml:space="preserve"> </w:t>
      </w:r>
      <w:r w:rsidR="4E32957C">
        <w:t>COSEWIC)</w:t>
      </w:r>
      <w:r w:rsidR="2007A3AB">
        <w:t xml:space="preserve">. </w:t>
      </w:r>
    </w:p>
    <w:p w:rsidR="00D337AD" w:rsidP="00062470" w:rsidRDefault="00D337AD" w14:paraId="31073FDA" w14:textId="77777777">
      <w:pPr>
        <w:pStyle w:val="Heading2"/>
        <w:spacing w:before="0" w:line="240" w:lineRule="auto"/>
      </w:pPr>
    </w:p>
    <w:p w:rsidR="00367592" w:rsidP="00062470" w:rsidRDefault="00367592" w14:paraId="625A1CC7" w14:textId="2B7B375A">
      <w:pPr>
        <w:pStyle w:val="Heading2"/>
        <w:spacing w:before="0" w:line="240" w:lineRule="auto"/>
      </w:pPr>
      <w:r>
        <w:t>Bayesian model specification</w:t>
      </w:r>
    </w:p>
    <w:p w:rsidR="00367592" w:rsidP="6F26598B" w:rsidRDefault="018A9219" w14:paraId="360EF4AE" w14:textId="5432E618">
      <w:pPr>
        <w:spacing w:after="0"/>
        <w:ind w:firstLine="720"/>
      </w:pPr>
      <w:r>
        <w:t>We fit statistical model</w:t>
      </w:r>
      <w:r w:rsidR="695FDDEA">
        <w:t>s</w:t>
      </w:r>
      <w:r>
        <w:t xml:space="preserve"> in a Bayesian framework using JAGS version 4.3.0 (Plummer 2003) through the </w:t>
      </w:r>
      <w:proofErr w:type="spellStart"/>
      <w:r>
        <w:t>jagsUI</w:t>
      </w:r>
      <w:proofErr w:type="spellEnd"/>
      <w:r>
        <w:t xml:space="preserve"> library version 1.5.2 (Kellner 2021) within the R programming language version 4.0.2 (R Core Team 2024).</w:t>
      </w:r>
      <w:r w:rsidR="30BD71BD">
        <w:t xml:space="preserve"> </w:t>
      </w:r>
      <w:r>
        <w:t>We used the ‘</w:t>
      </w:r>
      <w:proofErr w:type="spellStart"/>
      <w:r>
        <w:t>jagam</w:t>
      </w:r>
      <w:proofErr w:type="spellEnd"/>
      <w:r>
        <w:t xml:space="preserve">’ function from the </w:t>
      </w:r>
      <w:proofErr w:type="spellStart"/>
      <w:r>
        <w:t>mgcv</w:t>
      </w:r>
      <w:proofErr w:type="spellEnd"/>
      <w:r>
        <w:t xml:space="preserve"> package (Wood &amp; Wood 2015) to prepare a template for constructing hierarchical GAM</w:t>
      </w:r>
      <w:r w:rsidR="05EA4A05">
        <w:t>M</w:t>
      </w:r>
      <w:r>
        <w:t>s within the JAGS language, which we manually modified to incorporate colony-level random effects and observation error.</w:t>
      </w:r>
    </w:p>
    <w:p w:rsidR="00367592" w:rsidP="00367592" w:rsidRDefault="018A9219" w14:paraId="76CD90BF" w14:textId="529ED3D4">
      <w:pPr>
        <w:spacing w:before="120" w:after="120"/>
      </w:pPr>
      <w:r w:rsidRPr="6E8FFF4B">
        <w:t>We specified vague priors on all model parameters.</w:t>
      </w:r>
      <w:r w:rsidRPr="6E8FFF4B" w:rsidR="30BD71BD">
        <w:t xml:space="preserve"> </w:t>
      </w:r>
      <w:r w:rsidRPr="6E8FFF4B">
        <w:t xml:space="preserve">All variance parameters were priors of </w:t>
      </w:r>
      <m:oMath>
        <m:r>
          <w:rPr>
            <w:rFonts w:ascii="Cambria Math" w:hAnsi="Cambria Math" w:cstheme="minorHAnsi"/>
          </w:rPr>
          <m:t>Uniform(0,25)</m:t>
        </m:r>
      </m:oMath>
      <w:r w:rsidRPr="6AC5ED07">
        <w:rPr>
          <w:rFonts w:eastAsiaTheme="minorEastAsia"/>
        </w:rPr>
        <w:t xml:space="preserve">, </w:t>
      </w:r>
      <w:r w:rsidRPr="6E8FFF4B">
        <w:t xml:space="preserve">except for process variance which we assigned a prior of </w:t>
      </w:r>
      <m:oMath>
        <m:r>
          <w:rPr>
            <w:rFonts w:ascii="Cambria Math" w:hAnsi="Cambria Math" w:eastAsiaTheme="minorEastAsia" w:cstheme="minorHAnsi"/>
          </w:rPr>
          <m:t>Lognormal(-1.6, 624)</m:t>
        </m:r>
      </m:oMath>
      <w:r w:rsidRPr="6AC5ED07">
        <w:rPr>
          <w:rFonts w:eastAsiaTheme="minorEastAsia"/>
        </w:rPr>
        <w:t>; this</w:t>
      </w:r>
      <w:r w:rsidRPr="6AC5ED07" w:rsidR="1C6B402D">
        <w:rPr>
          <w:rFonts w:eastAsiaTheme="minorEastAsia"/>
        </w:rPr>
        <w:t xml:space="preserve"> prior</w:t>
      </w:r>
      <w:r w:rsidRPr="6AC5ED07">
        <w:rPr>
          <w:rFonts w:eastAsiaTheme="minorEastAsia"/>
        </w:rPr>
        <w:t xml:space="preserve"> remained highly vague but improved model convergence</w:t>
      </w:r>
      <w:r w:rsidRPr="6E8FFF4B">
        <w:t xml:space="preserve">. After a burn-in of </w:t>
      </w:r>
      <w:r w:rsidRPr="6E8FFF4B" w:rsidR="0783B164">
        <w:t>1,0</w:t>
      </w:r>
      <w:r w:rsidRPr="6E8FFF4B">
        <w:t>00,000 iterations, we stored every 5</w:t>
      </w:r>
      <w:r w:rsidRPr="6E8FFF4B" w:rsidR="1393FF67">
        <w:t>0,0</w:t>
      </w:r>
      <w:r w:rsidRPr="6E8FFF4B">
        <w:t>00</w:t>
      </w:r>
      <w:r w:rsidRPr="6E8FFF4B">
        <w:rPr>
          <w:vertAlign w:val="superscript"/>
        </w:rPr>
        <w:t>th</w:t>
      </w:r>
      <w:r w:rsidRPr="6E8FFF4B">
        <w:t xml:space="preserve"> sample until we accumulated </w:t>
      </w:r>
      <w:r w:rsidRPr="6E8FFF4B" w:rsidR="1D5298FD">
        <w:t>1</w:t>
      </w:r>
      <w:r w:rsidRPr="6E8FFF4B" w:rsidR="0394BE69">
        <w:t>,</w:t>
      </w:r>
      <w:r w:rsidRPr="6E8FFF4B">
        <w:t xml:space="preserve">000 posterior samples from each of three MCMC chains. We assessed chain convergence by visual examination of MCMC </w:t>
      </w:r>
      <w:proofErr w:type="spellStart"/>
      <w:r w:rsidRPr="6E8FFF4B">
        <w:t>traceplots</w:t>
      </w:r>
      <w:proofErr w:type="spellEnd"/>
      <w:r w:rsidRPr="6E8FFF4B">
        <w:t xml:space="preserve"> and by evaluating that the Gelman–Rubin convergence statistic was close to 1 for all model parameters. </w:t>
      </w:r>
      <w:r w:rsidRPr="6E8FFF4B" w:rsidR="45FF36E8">
        <w:t xml:space="preserve">We </w:t>
      </w:r>
      <w:r w:rsidRPr="6E8FFF4B" w:rsidR="14A55873">
        <w:t>conducted a posterior predictive check</w:t>
      </w:r>
      <w:r w:rsidRPr="6E8FFF4B" w:rsidR="2C954AB1">
        <w:t xml:space="preserve"> on each species’ model</w:t>
      </w:r>
      <w:r w:rsidRPr="6E8FFF4B" w:rsidR="14A55873">
        <w:t xml:space="preserve"> by</w:t>
      </w:r>
      <w:r w:rsidRPr="6E8FFF4B" w:rsidR="6DF860CF">
        <w:t xml:space="preserve"> </w:t>
      </w:r>
      <w:r w:rsidRPr="6E8FFF4B" w:rsidR="56344E60">
        <w:t>compar</w:t>
      </w:r>
      <w:r w:rsidRPr="6E8FFF4B" w:rsidR="5F76B464">
        <w:t>ing</w:t>
      </w:r>
      <w:r w:rsidRPr="6E8FFF4B" w:rsidR="56344E60">
        <w:t xml:space="preserve"> dis</w:t>
      </w:r>
      <w:r w:rsidRPr="6E8FFF4B" w:rsidR="79B5285B">
        <w:t>c</w:t>
      </w:r>
      <w:r w:rsidRPr="6E8FFF4B" w:rsidR="56344E60">
        <w:t>repancy measures</w:t>
      </w:r>
      <w:r w:rsidRPr="6E8FFF4B" w:rsidR="4CB0CE54">
        <w:t xml:space="preserve"> (roo</w:t>
      </w:r>
      <w:r w:rsidR="7C70F06B">
        <w:t>t</w:t>
      </w:r>
      <w:r w:rsidRPr="6E8FFF4B" w:rsidR="4CB0CE54">
        <w:t xml:space="preserve"> mean square error</w:t>
      </w:r>
      <w:r w:rsidRPr="6E8FFF4B" w:rsidR="123B79E6">
        <w:t xml:space="preserve"> or RMSE</w:t>
      </w:r>
      <w:r w:rsidRPr="6E8FFF4B" w:rsidR="4CB0CE54">
        <w:t>)</w:t>
      </w:r>
      <w:r w:rsidRPr="6E8FFF4B" w:rsidR="56344E60">
        <w:t xml:space="preserve"> from simulated datasets</w:t>
      </w:r>
      <w:r w:rsidRPr="6E8FFF4B" w:rsidR="56A6A452">
        <w:t xml:space="preserve"> based on the posterior distribution of the model parameters</w:t>
      </w:r>
      <w:r w:rsidRPr="6E8FFF4B" w:rsidR="4F4F2C20">
        <w:t xml:space="preserve"> to discrepancy meas</w:t>
      </w:r>
      <w:r w:rsidRPr="6E8FFF4B" w:rsidR="67DF7664">
        <w:t xml:space="preserve">ures from the </w:t>
      </w:r>
      <w:r w:rsidRPr="6E8FFF4B" w:rsidR="0ABE1AC0">
        <w:t xml:space="preserve">actual </w:t>
      </w:r>
      <w:r w:rsidRPr="6E8FFF4B" w:rsidR="67DF7664">
        <w:t xml:space="preserve">empirical data, whereby </w:t>
      </w:r>
      <w:r w:rsidRPr="6E8FFF4B" w:rsidR="11FBA28D">
        <w:t xml:space="preserve">a well-fitting model will produce </w:t>
      </w:r>
      <w:r w:rsidRPr="6E8FFF4B" w:rsidR="2479D15F">
        <w:t>simulated data that closely resembles t</w:t>
      </w:r>
      <w:r w:rsidRPr="6E8FFF4B" w:rsidR="32C07CF7">
        <w:t xml:space="preserve">he </w:t>
      </w:r>
      <w:r w:rsidRPr="6E8FFF4B" w:rsidR="6A369713">
        <w:t>actual</w:t>
      </w:r>
      <w:r w:rsidRPr="6E8FFF4B" w:rsidR="2479D15F">
        <w:t xml:space="preserve"> data.</w:t>
      </w:r>
      <w:r w:rsidRPr="6E8FFF4B" w:rsidR="581416DF">
        <w:t xml:space="preserve"> We calculated the “Bayesian p-value" as the proportion of </w:t>
      </w:r>
      <w:r w:rsidRPr="6E8FFF4B" w:rsidR="2223316C">
        <w:t>RMSEs from the actual data that were greater than RMSEs from the simulated data</w:t>
      </w:r>
      <w:r w:rsidR="28ABE7C9">
        <w:t>.</w:t>
      </w:r>
      <w:r w:rsidRPr="6E8FFF4B" w:rsidR="2C0F9DC3">
        <w:t xml:space="preserve"> </w:t>
      </w:r>
      <w:r w:rsidR="28ABE7C9">
        <w:t>Bayesian p-v</w:t>
      </w:r>
      <w:r w:rsidRPr="6E8FFF4B" w:rsidR="2C0F9DC3">
        <w:t>alues between 0.3 and 0.7 i</w:t>
      </w:r>
      <w:r w:rsidR="00A4D08A">
        <w:t>ndicate</w:t>
      </w:r>
      <w:r w:rsidRPr="6E8FFF4B" w:rsidR="2C0F9DC3">
        <w:t xml:space="preserve"> </w:t>
      </w:r>
      <w:r w:rsidR="00A4D08A">
        <w:t xml:space="preserve">that the observed data appear to </w:t>
      </w:r>
      <w:r w:rsidR="1CEFDEFF">
        <w:t xml:space="preserve">be consistent with </w:t>
      </w:r>
      <w:r w:rsidR="30FFE21B">
        <w:t>“perfect datasets” that were simulated directly from the fitted model, indicating good model fit</w:t>
      </w:r>
      <w:r w:rsidRPr="6E8FFF4B" w:rsidR="2223316C">
        <w:t>.</w:t>
      </w:r>
      <w:r w:rsidRPr="6E8FFF4B" w:rsidR="2479D15F">
        <w:t xml:space="preserve"> </w:t>
      </w:r>
      <w:r w:rsidRPr="6E8FFF4B">
        <w:t xml:space="preserve">Code and data to repeat these analyses </w:t>
      </w:r>
      <w:r w:rsidR="095DC688">
        <w:t>are</w:t>
      </w:r>
      <w:r w:rsidRPr="6E8FFF4B">
        <w:t xml:space="preserve"> available at </w:t>
      </w:r>
      <w:hyperlink w:history="1" r:id="rId11">
        <w:r w:rsidRPr="6E8FFF4B" w:rsidR="3D6DE80F">
          <w:rPr>
            <w:rStyle w:val="Hyperlink"/>
          </w:rPr>
          <w:t>https://github.com/davidiles/Petrel_Puffin_Trend</w:t>
        </w:r>
      </w:hyperlink>
      <w:r w:rsidRPr="6E8FFF4B" w:rsidR="3D6DE80F">
        <w:t>.</w:t>
      </w:r>
    </w:p>
    <w:p w:rsidR="00BD45F2" w:rsidP="00B725F7" w:rsidRDefault="00BD45F2" w14:paraId="7D714133" w14:textId="77777777">
      <w:pPr>
        <w:pStyle w:val="Heading2"/>
      </w:pPr>
    </w:p>
    <w:p w:rsidR="00B725F7" w:rsidP="00B725F7" w:rsidRDefault="00716AD0" w14:paraId="54AC4ECC" w14:textId="39552D13">
      <w:pPr>
        <w:pStyle w:val="Heading2"/>
      </w:pPr>
      <w:r>
        <w:t>Simulation</w:t>
      </w:r>
    </w:p>
    <w:p w:rsidR="00E86A47" w:rsidP="6AC5ED07" w:rsidRDefault="0DDA8FC7" w14:paraId="2F963AE1" w14:textId="703862D7">
      <w:pPr>
        <w:spacing w:line="240" w:lineRule="auto"/>
        <w:ind w:firstLine="720"/>
        <w:rPr>
          <w:rFonts w:eastAsiaTheme="minorEastAsia"/>
          <w:color w:val="000000" w:themeColor="text1"/>
        </w:rPr>
      </w:pPr>
      <w:r w:rsidRPr="6AC5ED07">
        <w:rPr>
          <w:rFonts w:eastAsiaTheme="minorEastAsia"/>
          <w:color w:val="000000" w:themeColor="text1"/>
        </w:rPr>
        <w:t xml:space="preserve">We conducted a series of simulations to </w:t>
      </w:r>
      <w:r w:rsidRPr="6AC5ED07" w:rsidR="43D10DC3">
        <w:rPr>
          <w:rFonts w:eastAsiaTheme="minorEastAsia"/>
          <w:color w:val="000000" w:themeColor="text1"/>
        </w:rPr>
        <w:t>confirm</w:t>
      </w:r>
      <w:r w:rsidRPr="6AC5ED07" w:rsidR="095DC688">
        <w:rPr>
          <w:rFonts w:eastAsiaTheme="minorEastAsia"/>
          <w:color w:val="000000" w:themeColor="text1"/>
        </w:rPr>
        <w:t xml:space="preserve"> that</w:t>
      </w:r>
      <w:r w:rsidRPr="6AC5ED07" w:rsidR="43D10DC3">
        <w:rPr>
          <w:rFonts w:eastAsiaTheme="minorEastAsia"/>
          <w:color w:val="000000" w:themeColor="text1"/>
        </w:rPr>
        <w:t xml:space="preserve"> the statistical model c</w:t>
      </w:r>
      <w:r w:rsidRPr="6AC5ED07" w:rsidR="52208678">
        <w:rPr>
          <w:rFonts w:eastAsiaTheme="minorEastAsia"/>
          <w:color w:val="000000" w:themeColor="text1"/>
        </w:rPr>
        <w:t>ould</w:t>
      </w:r>
      <w:r w:rsidRPr="6AC5ED07" w:rsidR="43D10DC3">
        <w:rPr>
          <w:rFonts w:eastAsiaTheme="minorEastAsia"/>
          <w:color w:val="000000" w:themeColor="text1"/>
        </w:rPr>
        <w:t xml:space="preserve"> </w:t>
      </w:r>
      <w:r w:rsidRPr="6AC5ED07" w:rsidR="3722D153">
        <w:rPr>
          <w:rFonts w:eastAsiaTheme="minorEastAsia"/>
          <w:color w:val="000000" w:themeColor="text1"/>
        </w:rPr>
        <w:t xml:space="preserve">correctly estimate </w:t>
      </w:r>
      <w:r w:rsidRPr="6AC5ED07" w:rsidR="43FA9F93">
        <w:rPr>
          <w:rFonts w:eastAsiaTheme="minorEastAsia"/>
          <w:color w:val="000000" w:themeColor="text1"/>
        </w:rPr>
        <w:t xml:space="preserve">regional population trends </w:t>
      </w:r>
      <w:r w:rsidRPr="6AC5ED07" w:rsidR="690336D9">
        <w:rPr>
          <w:rFonts w:eastAsiaTheme="minorEastAsia"/>
          <w:color w:val="000000" w:themeColor="text1"/>
        </w:rPr>
        <w:t xml:space="preserve">with </w:t>
      </w:r>
      <w:r w:rsidRPr="6AC5ED07" w:rsidR="7D240A61">
        <w:rPr>
          <w:rFonts w:eastAsiaTheme="minorEastAsia"/>
          <w:color w:val="000000" w:themeColor="text1"/>
        </w:rPr>
        <w:t>minimal</w:t>
      </w:r>
      <w:r w:rsidRPr="6AC5ED07" w:rsidR="690336D9">
        <w:rPr>
          <w:rFonts w:eastAsiaTheme="minorEastAsia"/>
          <w:color w:val="000000" w:themeColor="text1"/>
        </w:rPr>
        <w:t xml:space="preserve"> </w:t>
      </w:r>
      <w:r w:rsidRPr="6AC5ED07" w:rsidR="7D240A61">
        <w:rPr>
          <w:rFonts w:eastAsiaTheme="minorEastAsia"/>
          <w:color w:val="000000" w:themeColor="text1"/>
        </w:rPr>
        <w:t>bias and appropriate credible interval coverage</w:t>
      </w:r>
      <w:r w:rsidRPr="6AC5ED07" w:rsidR="43FA9F93">
        <w:rPr>
          <w:rFonts w:eastAsiaTheme="minorEastAsia"/>
          <w:color w:val="000000" w:themeColor="text1"/>
        </w:rPr>
        <w:t xml:space="preserve"> across a range of </w:t>
      </w:r>
      <w:r w:rsidRPr="6AC5ED07" w:rsidR="42BCAF64">
        <w:rPr>
          <w:rFonts w:eastAsiaTheme="minorEastAsia"/>
          <w:color w:val="000000" w:themeColor="text1"/>
        </w:rPr>
        <w:t>hypothetical scenarios</w:t>
      </w:r>
      <w:r w:rsidRPr="6AC5ED07" w:rsidR="7D240A61">
        <w:rPr>
          <w:rFonts w:eastAsiaTheme="minorEastAsia"/>
          <w:color w:val="000000" w:themeColor="text1"/>
        </w:rPr>
        <w:t xml:space="preserve"> of population change</w:t>
      </w:r>
      <w:r w:rsidRPr="6AC5ED07" w:rsidR="6DB82293">
        <w:rPr>
          <w:rFonts w:eastAsiaTheme="minorEastAsia"/>
          <w:color w:val="000000" w:themeColor="text1"/>
        </w:rPr>
        <w:t xml:space="preserve">, </w:t>
      </w:r>
      <w:r w:rsidRPr="6AC5ED07" w:rsidR="18E3DA1D">
        <w:rPr>
          <w:rFonts w:eastAsiaTheme="minorEastAsia"/>
          <w:color w:val="000000" w:themeColor="text1"/>
        </w:rPr>
        <w:t>using only</w:t>
      </w:r>
      <w:r w:rsidRPr="6AC5ED07" w:rsidR="6DB82293">
        <w:rPr>
          <w:rFonts w:eastAsiaTheme="minorEastAsia"/>
          <w:color w:val="000000" w:themeColor="text1"/>
        </w:rPr>
        <w:t xml:space="preserve"> limited </w:t>
      </w:r>
      <w:r w:rsidRPr="6AC5ED07" w:rsidR="4FFD25EC">
        <w:rPr>
          <w:rFonts w:eastAsiaTheme="minorEastAsia"/>
          <w:color w:val="000000" w:themeColor="text1"/>
        </w:rPr>
        <w:t xml:space="preserve">and imprecise </w:t>
      </w:r>
      <w:r w:rsidRPr="6AC5ED07" w:rsidR="6DB82293">
        <w:rPr>
          <w:rFonts w:eastAsiaTheme="minorEastAsia"/>
          <w:color w:val="000000" w:themeColor="text1"/>
        </w:rPr>
        <w:t xml:space="preserve">survey </w:t>
      </w:r>
      <w:r w:rsidRPr="6AC5ED07" w:rsidR="4FFD25EC">
        <w:rPr>
          <w:rFonts w:eastAsiaTheme="minorEastAsia"/>
          <w:color w:val="000000" w:themeColor="text1"/>
        </w:rPr>
        <w:t>data</w:t>
      </w:r>
      <w:r w:rsidRPr="6AC5ED07" w:rsidR="42BCAF64">
        <w:rPr>
          <w:rFonts w:eastAsiaTheme="minorEastAsia"/>
          <w:color w:val="000000" w:themeColor="text1"/>
        </w:rPr>
        <w:t>.</w:t>
      </w:r>
      <w:r w:rsidRPr="6AC5ED07" w:rsidR="30BD71BD">
        <w:rPr>
          <w:rFonts w:eastAsiaTheme="minorEastAsia"/>
          <w:color w:val="000000" w:themeColor="text1"/>
        </w:rPr>
        <w:t xml:space="preserve"> </w:t>
      </w:r>
    </w:p>
    <w:p w:rsidR="006474FB" w:rsidP="6F26598B" w:rsidRDefault="00AB116F" w14:paraId="6C77CBB6" w14:textId="2C98D4C8">
      <w:pPr>
        <w:spacing w:line="240" w:lineRule="auto"/>
        <w:rPr>
          <w:rFonts w:eastAsiaTheme="minorEastAsia"/>
        </w:rPr>
      </w:pPr>
      <w:r w:rsidRPr="6F26598B">
        <w:rPr>
          <w:rFonts w:eastAsiaTheme="minorEastAsia"/>
          <w:color w:val="000000" w:themeColor="text1"/>
        </w:rPr>
        <w:t xml:space="preserve">Each simulation assumed there were </w:t>
      </w:r>
      <m:oMath>
        <m:r>
          <w:rPr>
            <w:rFonts w:ascii="Cambria Math" w:hAnsi="Cambria Math"/>
          </w:rPr>
          <m:t>I=15 </m:t>
        </m:r>
      </m:oMath>
      <w:r w:rsidRPr="6F26598B">
        <w:rPr>
          <w:rFonts w:eastAsiaTheme="minorEastAsia"/>
          <w:color w:val="000000" w:themeColor="text1"/>
        </w:rPr>
        <w:t xml:space="preserve"> colonies</w:t>
      </w:r>
      <w:r w:rsidRPr="6F26598B" w:rsidR="004D6AA1">
        <w:rPr>
          <w:rFonts w:eastAsiaTheme="minorEastAsia"/>
          <w:color w:val="000000" w:themeColor="text1"/>
        </w:rPr>
        <w:t xml:space="preserve"> that </w:t>
      </w:r>
      <w:r w:rsidRPr="6F26598B" w:rsidR="005F77EA">
        <w:rPr>
          <w:rFonts w:eastAsiaTheme="minorEastAsia"/>
          <w:color w:val="000000" w:themeColor="text1"/>
        </w:rPr>
        <w:t>experienced stochastic population</w:t>
      </w:r>
      <w:r w:rsidRPr="6F26598B" w:rsidR="00BA74A9">
        <w:rPr>
          <w:rFonts w:eastAsiaTheme="minorEastAsia"/>
          <w:color w:val="000000" w:themeColor="text1"/>
        </w:rPr>
        <w:t xml:space="preserve"> dynamics </w:t>
      </w:r>
      <w:r w:rsidRPr="6F26598B" w:rsidR="00193009">
        <w:rPr>
          <w:rFonts w:eastAsiaTheme="minorEastAsia"/>
          <w:color w:val="000000" w:themeColor="text1"/>
        </w:rPr>
        <w:t xml:space="preserve">across a </w:t>
      </w:r>
      <m:oMath>
        <m:r>
          <w:rPr>
            <w:rFonts w:ascii="Cambria Math" w:hAnsi="Cambria Math"/>
          </w:rPr>
          <m:t>T=50</m:t>
        </m:r>
      </m:oMath>
      <w:r w:rsidRPr="6F26598B" w:rsidR="00193009">
        <w:rPr>
          <w:rFonts w:eastAsiaTheme="minorEastAsia"/>
          <w:color w:val="000000" w:themeColor="text1"/>
        </w:rPr>
        <w:t xml:space="preserve"> year period</w:t>
      </w:r>
      <w:r w:rsidRPr="6F26598B" w:rsidR="00E86A47">
        <w:rPr>
          <w:rFonts w:eastAsiaTheme="minorEastAsia"/>
          <w:color w:val="000000" w:themeColor="text1"/>
        </w:rPr>
        <w:t xml:space="preserve">. </w:t>
      </w:r>
      <w:r w:rsidRPr="6F26598B" w:rsidR="00E952A5">
        <w:rPr>
          <w:rFonts w:eastAsiaTheme="minorEastAsia"/>
          <w:color w:val="000000" w:themeColor="text1"/>
        </w:rPr>
        <w:t xml:space="preserve">Population dynamics at each colony were affected by two </w:t>
      </w:r>
      <w:r w:rsidRPr="6F26598B" w:rsidR="000A3C77">
        <w:rPr>
          <w:rFonts w:eastAsiaTheme="minorEastAsia"/>
          <w:color w:val="000000" w:themeColor="text1"/>
        </w:rPr>
        <w:t xml:space="preserve">autocorrelated </w:t>
      </w:r>
      <w:r w:rsidRPr="6F26598B" w:rsidR="00E952A5">
        <w:rPr>
          <w:rFonts w:eastAsiaTheme="minorEastAsia"/>
          <w:color w:val="000000" w:themeColor="text1"/>
        </w:rPr>
        <w:t xml:space="preserve">environmental </w:t>
      </w:r>
      <w:r w:rsidRPr="6F26598B" w:rsidR="008A6AA3">
        <w:rPr>
          <w:rFonts w:eastAsiaTheme="minorEastAsia"/>
          <w:color w:val="000000" w:themeColor="text1"/>
        </w:rPr>
        <w:t>covariates</w:t>
      </w:r>
      <w:r w:rsidRPr="6F26598B" w:rsidR="00E952A5">
        <w:rPr>
          <w:rFonts w:eastAsiaTheme="minorEastAsia"/>
          <w:color w:val="000000" w:themeColor="text1"/>
        </w:rPr>
        <w:t>: 1) a</w:t>
      </w:r>
      <w:r w:rsidRPr="6F26598B" w:rsidR="00A85482">
        <w:rPr>
          <w:rFonts w:eastAsiaTheme="minorEastAsia"/>
          <w:color w:val="000000" w:themeColor="text1"/>
        </w:rPr>
        <w:t>n</w:t>
      </w:r>
      <w:r w:rsidRPr="6F26598B" w:rsidR="00E952A5">
        <w:rPr>
          <w:rFonts w:eastAsiaTheme="minorEastAsia"/>
          <w:color w:val="000000" w:themeColor="text1"/>
        </w:rPr>
        <w:t xml:space="preserve"> </w:t>
      </w:r>
      <w:r w:rsidRPr="6F26598B" w:rsidR="0084455F">
        <w:rPr>
          <w:rFonts w:eastAsiaTheme="minorEastAsia"/>
          <w:color w:val="000000" w:themeColor="text1"/>
        </w:rPr>
        <w:t>“</w:t>
      </w:r>
      <w:r w:rsidRPr="6F26598B" w:rsidR="00A85482">
        <w:rPr>
          <w:rFonts w:eastAsiaTheme="minorEastAsia"/>
          <w:color w:val="000000" w:themeColor="text1"/>
        </w:rPr>
        <w:t>un</w:t>
      </w:r>
      <w:r w:rsidRPr="6F26598B" w:rsidR="0084455F">
        <w:rPr>
          <w:rFonts w:eastAsiaTheme="minorEastAsia"/>
          <w:color w:val="000000" w:themeColor="text1"/>
        </w:rPr>
        <w:t xml:space="preserve">shared” </w:t>
      </w:r>
      <w:r w:rsidRPr="6F26598B" w:rsidR="008A6AA3">
        <w:rPr>
          <w:rFonts w:eastAsiaTheme="minorEastAsia"/>
          <w:color w:val="000000" w:themeColor="text1"/>
        </w:rPr>
        <w:t>covariate</w:t>
      </w:r>
      <w:r w:rsidRPr="6F26598B" w:rsidR="0084455F">
        <w:rPr>
          <w:rFonts w:eastAsiaTheme="minorEastAsia"/>
          <w:color w:val="000000" w:themeColor="text1"/>
        </w:rPr>
        <w:t xml:space="preserve"> that affected </w:t>
      </w:r>
      <w:r w:rsidRPr="6F26598B" w:rsidR="00A85482">
        <w:rPr>
          <w:rFonts w:eastAsiaTheme="minorEastAsia"/>
          <w:color w:val="000000" w:themeColor="text1"/>
        </w:rPr>
        <w:t xml:space="preserve">each </w:t>
      </w:r>
      <w:r w:rsidRPr="6F26598B" w:rsidR="0084455F">
        <w:rPr>
          <w:rFonts w:eastAsiaTheme="minorEastAsia"/>
          <w:color w:val="000000" w:themeColor="text1"/>
        </w:rPr>
        <w:t>colon</w:t>
      </w:r>
      <w:r w:rsidRPr="6F26598B" w:rsidR="00A85482">
        <w:rPr>
          <w:rFonts w:eastAsiaTheme="minorEastAsia"/>
          <w:color w:val="000000" w:themeColor="text1"/>
        </w:rPr>
        <w:t>y independently</w:t>
      </w:r>
      <w:r w:rsidRPr="6F26598B" w:rsidR="0084455F">
        <w:rPr>
          <w:rFonts w:eastAsiaTheme="minorEastAsia"/>
          <w:color w:val="000000" w:themeColor="text1"/>
        </w:rPr>
        <w:t xml:space="preserve">, and 2) a “shared” </w:t>
      </w:r>
      <w:r w:rsidRPr="6F26598B" w:rsidR="008A6AA3">
        <w:rPr>
          <w:rFonts w:eastAsiaTheme="minorEastAsia"/>
          <w:color w:val="000000" w:themeColor="text1"/>
        </w:rPr>
        <w:t>covariate</w:t>
      </w:r>
      <w:r w:rsidRPr="6F26598B" w:rsidR="0084455F">
        <w:rPr>
          <w:rFonts w:eastAsiaTheme="minorEastAsia"/>
          <w:color w:val="000000" w:themeColor="text1"/>
        </w:rPr>
        <w:t xml:space="preserve"> that affected </w:t>
      </w:r>
      <w:r w:rsidRPr="6F26598B" w:rsidR="00A85482">
        <w:rPr>
          <w:rFonts w:eastAsiaTheme="minorEastAsia"/>
          <w:color w:val="000000" w:themeColor="text1"/>
        </w:rPr>
        <w:t xml:space="preserve">all colonies simultaneously, thereby imposing correlations </w:t>
      </w:r>
      <w:r w:rsidRPr="6F26598B" w:rsidR="00694542">
        <w:rPr>
          <w:rFonts w:eastAsiaTheme="minorEastAsia"/>
          <w:color w:val="000000" w:themeColor="text1"/>
        </w:rPr>
        <w:t>among</w:t>
      </w:r>
      <w:r w:rsidRPr="6F26598B" w:rsidR="00A85482">
        <w:rPr>
          <w:rFonts w:eastAsiaTheme="minorEastAsia"/>
          <w:color w:val="000000" w:themeColor="text1"/>
        </w:rPr>
        <w:t xml:space="preserve"> </w:t>
      </w:r>
      <w:r w:rsidRPr="6F26598B" w:rsidR="00694542">
        <w:rPr>
          <w:rFonts w:eastAsiaTheme="minorEastAsia"/>
          <w:color w:val="000000" w:themeColor="text1"/>
        </w:rPr>
        <w:t xml:space="preserve">all </w:t>
      </w:r>
      <w:r w:rsidR="00677162">
        <w:rPr>
          <w:rFonts w:eastAsiaTheme="minorEastAsia"/>
          <w:color w:val="000000" w:themeColor="text1"/>
        </w:rPr>
        <w:t>15</w:t>
      </w:r>
      <w:r w:rsidRPr="6F26598B" w:rsidR="00677162">
        <w:rPr>
          <w:rFonts w:eastAsiaTheme="minorEastAsia"/>
          <w:color w:val="000000" w:themeColor="text1"/>
        </w:rPr>
        <w:t xml:space="preserve"> </w:t>
      </w:r>
      <w:r w:rsidRPr="6F26598B" w:rsidR="00A85482">
        <w:rPr>
          <w:rFonts w:eastAsiaTheme="minorEastAsia"/>
          <w:color w:val="000000" w:themeColor="text1"/>
        </w:rPr>
        <w:t>trajectories</w:t>
      </w:r>
      <w:r w:rsidRPr="6F26598B" w:rsidR="0084455F">
        <w:rPr>
          <w:rFonts w:eastAsiaTheme="minorEastAsia"/>
          <w:color w:val="000000" w:themeColor="text1"/>
        </w:rPr>
        <w:t xml:space="preserve">. </w:t>
      </w:r>
      <w:r w:rsidRPr="6F26598B" w:rsidR="0011358E">
        <w:rPr>
          <w:rFonts w:eastAsiaTheme="minorEastAsia"/>
          <w:color w:val="000000" w:themeColor="text1"/>
        </w:rPr>
        <w:t xml:space="preserve">The annual expected count in each colony </w:t>
      </w:r>
      <w:r w:rsidRPr="6F26598B" w:rsidR="008A6AA3">
        <w:rPr>
          <w:rFonts w:eastAsiaTheme="minorEastAsia"/>
          <w:color w:val="000000" w:themeColor="text1"/>
        </w:rPr>
        <w:t>was modeled as:</w:t>
      </w:r>
      <w:r w:rsidRPr="008A6AA3" w:rsidR="008A6AA3">
        <w:rPr>
          <w:rFonts w:ascii="Cambria Math" w:hAnsi="Cambria Math"/>
        </w:rPr>
        <w:t xml:space="preserve">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i,t</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e>
            </m:d>
          </m:e>
        </m:func>
        <m:r>
          <w:rPr>
            <w:rFonts w:ascii="Cambria Math" w:hAnsi="Cambria Math"/>
          </w:rPr>
          <m:t>+</m:t>
        </m:r>
      </m:oMath>
      <w:r w:rsidRPr="6F26598B" w:rsidR="008A6AA3">
        <w:rPr>
          <w:rFonts w:eastAsiaTheme="minorEastAsia"/>
        </w:rPr>
        <w:t xml:space="preserve"> </w:t>
      </w:r>
      <m:oMath>
        <m:sSub>
          <m:sSubPr>
            <m:ctrlPr>
              <w:rPr>
                <w:rFonts w:ascii="Cambria Math" w:hAnsi="Cambria Math"/>
                <w:i/>
              </w:rPr>
            </m:ctrlPr>
          </m:sSubPr>
          <m:e>
            <m:r>
              <w:rPr>
                <w:rFonts w:ascii="Cambria Math" w:hAnsi="Cambria Math"/>
              </w:rPr>
              <m:t>ENV</m:t>
            </m:r>
          </m:e>
          <m:sub>
            <m:r>
              <w:rPr>
                <w:rFonts w:ascii="Cambria Math" w:hAnsi="Cambria Math"/>
              </w:rPr>
              <m:t>UNSHARED,i,t</m:t>
            </m:r>
          </m:sub>
        </m:sSub>
        <m:r>
          <w:rPr>
            <w:rFonts w:ascii="Cambria Math" w:hAnsi="Cambria Math"/>
          </w:rPr>
          <m:t>+</m:t>
        </m:r>
        <m:sSub>
          <m:sSubPr>
            <m:ctrlPr>
              <w:rPr>
                <w:rFonts w:ascii="Cambria Math" w:hAnsi="Cambria Math"/>
                <w:i/>
              </w:rPr>
            </m:ctrlPr>
          </m:sSubPr>
          <m:e>
            <m:r>
              <w:rPr>
                <w:rFonts w:ascii="Cambria Math" w:hAnsi="Cambria Math"/>
              </w:rPr>
              <m:t>ENV</m:t>
            </m:r>
          </m:e>
          <m:sub>
            <m:r>
              <w:rPr>
                <w:rFonts w:ascii="Cambria Math" w:hAnsi="Cambria Math"/>
              </w:rPr>
              <m:t>SHARED,t</m:t>
            </m:r>
          </m:sub>
        </m:sSub>
        <m:r>
          <w:rPr>
            <w:rFonts w:ascii="Cambria Math" w:hAnsi="Cambria Math"/>
          </w:rPr>
          <m:t>+Normal(0,0.01)</m:t>
        </m:r>
      </m:oMath>
      <w:r w:rsidRPr="6F26598B" w:rsidR="000D3337">
        <w:rPr>
          <w:rFonts w:eastAsiaTheme="minorEastAsia"/>
        </w:rPr>
        <w:t>.</w:t>
      </w:r>
    </w:p>
    <w:p w:rsidR="0011358E" w:rsidP="6AC5ED07" w:rsidRDefault="6BF932B7" w14:paraId="1000AFE0" w14:textId="3F0A4B93">
      <w:pPr>
        <w:spacing w:line="240" w:lineRule="auto"/>
        <w:rPr>
          <w:rFonts w:eastAsiaTheme="minorEastAsia"/>
          <w:color w:val="000000" w:themeColor="text1"/>
        </w:rPr>
      </w:pPr>
      <w:r w:rsidRPr="6AC5ED07">
        <w:rPr>
          <w:rFonts w:eastAsiaTheme="minorEastAsia"/>
          <w:color w:val="000000" w:themeColor="text1"/>
        </w:rPr>
        <w:t>We simulated each environmental driver as a first-order Markov process (i.e., a random walk)</w:t>
      </w:r>
      <w:r w:rsidRPr="6AC5ED07" w:rsidR="69B5791E">
        <w:rPr>
          <w:rFonts w:eastAsiaTheme="minorEastAsia"/>
          <w:color w:val="000000" w:themeColor="text1"/>
        </w:rPr>
        <w:t>, starting with a value of 0</w:t>
      </w:r>
      <w:r w:rsidRPr="6AC5ED07" w:rsidR="41D267EC">
        <w:rPr>
          <w:rFonts w:eastAsiaTheme="minorEastAsia"/>
          <w:color w:val="000000" w:themeColor="text1"/>
        </w:rPr>
        <w:t>, resulting in a temporal trajectory for each environmental driver that</w:t>
      </w:r>
      <w:r w:rsidRPr="6AC5ED07" w:rsidR="69B5791E">
        <w:rPr>
          <w:rFonts w:eastAsiaTheme="minorEastAsia"/>
          <w:color w:val="000000" w:themeColor="text1"/>
        </w:rPr>
        <w:t xml:space="preserve"> influenced</w:t>
      </w:r>
      <w:r w:rsidRPr="6AC5ED07" w:rsidR="41D267EC">
        <w:rPr>
          <w:rFonts w:eastAsiaTheme="minorEastAsia"/>
          <w:color w:val="000000" w:themeColor="text1"/>
        </w:rPr>
        <w:t xml:space="preserve"> the temporal dynamics at each colony</w:t>
      </w:r>
      <w:r w:rsidRPr="6AC5ED07" w:rsidR="6F68706F">
        <w:rPr>
          <w:rFonts w:eastAsiaTheme="minorEastAsia"/>
          <w:color w:val="000000" w:themeColor="text1"/>
        </w:rPr>
        <w:t xml:space="preserve">. </w:t>
      </w:r>
      <w:r w:rsidRPr="6AC5ED07" w:rsidR="41325539">
        <w:rPr>
          <w:rFonts w:eastAsiaTheme="minorEastAsia"/>
          <w:color w:val="000000" w:themeColor="text1"/>
        </w:rPr>
        <w:t>In all simulations,</w:t>
      </w:r>
      <w:r w:rsidRPr="6AC5ED07" w:rsidR="6F68706F">
        <w:rPr>
          <w:rFonts w:eastAsiaTheme="minorEastAsia"/>
          <w:color w:val="000000" w:themeColor="text1"/>
        </w:rPr>
        <w:t xml:space="preserve"> </w:t>
      </w:r>
      <m:oMath>
        <m:sSub>
          <m:sSubPr>
            <m:ctrlPr>
              <w:rPr>
                <w:rFonts w:ascii="Cambria Math" w:hAnsi="Cambria Math"/>
                <w:i/>
              </w:rPr>
            </m:ctrlPr>
          </m:sSubPr>
          <m:e>
            <m:r>
              <w:rPr>
                <w:rFonts w:ascii="Cambria Math" w:hAnsi="Cambria Math"/>
              </w:rPr>
              <m:t>ENV</m:t>
            </m:r>
          </m:e>
          <m:sub>
            <m:r>
              <w:rPr>
                <w:rFonts w:ascii="Cambria Math" w:hAnsi="Cambria Math"/>
              </w:rPr>
              <m:t>UNSHARED,i,t</m:t>
            </m:r>
          </m:sub>
        </m:sSub>
      </m:oMath>
      <w:r w:rsidRPr="6AC5ED07" w:rsidR="71886250">
        <w:rPr>
          <w:rFonts w:eastAsiaTheme="minorEastAsia"/>
        </w:rPr>
        <w:t xml:space="preserve"> was modeled as </w:t>
      </w:r>
      <m:oMath>
        <m:r>
          <w:rPr>
            <w:rFonts w:ascii="Cambria Math" w:hAnsi="Cambria Math" w:eastAsiaTheme="minorEastAsia"/>
          </w:rPr>
          <m:t>Normal(</m:t>
        </m:r>
        <m:sSub>
          <m:sSubPr>
            <m:ctrlPr>
              <w:rPr>
                <w:rFonts w:ascii="Cambria Math" w:hAnsi="Cambria Math"/>
                <w:i/>
              </w:rPr>
            </m:ctrlPr>
          </m:sSubPr>
          <m:e>
            <m:r>
              <w:rPr>
                <w:rFonts w:ascii="Cambria Math" w:hAnsi="Cambria Math"/>
              </w:rPr>
              <m:t>ENV</m:t>
            </m:r>
          </m:e>
          <m:sub>
            <m:r>
              <w:rPr>
                <w:rFonts w:ascii="Cambria Math" w:hAnsi="Cambria Math"/>
              </w:rPr>
              <m:t>UNSHARED,i,t-1</m:t>
            </m:r>
          </m:sub>
        </m:sSub>
        <m:r>
          <w:rPr>
            <w:rFonts w:ascii="Cambria Math" w:hAnsi="Cambria Math" w:eastAsiaTheme="minorEastAsia"/>
          </w:rPr>
          <m:t>,0.004)</m:t>
        </m:r>
      </m:oMath>
      <w:r w:rsidRPr="6AC5ED07" w:rsidR="71886250">
        <w:rPr>
          <w:rFonts w:eastAsiaTheme="minorEastAsia"/>
        </w:rPr>
        <w:t>.</w:t>
      </w:r>
      <w:r w:rsidRPr="6AC5ED07" w:rsidR="30BD71BD">
        <w:rPr>
          <w:rFonts w:eastAsiaTheme="minorEastAsia"/>
        </w:rPr>
        <w:t xml:space="preserve"> </w:t>
      </w:r>
      <w:r w:rsidRPr="6AC5ED07" w:rsidR="71886250">
        <w:rPr>
          <w:rFonts w:eastAsiaTheme="minorEastAsia"/>
        </w:rPr>
        <w:t>We considered two scenarios for</w:t>
      </w:r>
      <w:r w:rsidRPr="6AC5ED07" w:rsidR="2AFDF489">
        <w:rPr>
          <w:rFonts w:eastAsiaTheme="minorEastAsia"/>
        </w:rPr>
        <w:t xml:space="preserve"> </w:t>
      </w:r>
      <m:oMath>
        <m:sSub>
          <m:sSubPr>
            <m:ctrlPr>
              <w:rPr>
                <w:rFonts w:ascii="Cambria Math" w:hAnsi="Cambria Math"/>
                <w:i/>
              </w:rPr>
            </m:ctrlPr>
          </m:sSubPr>
          <m:e>
            <m:r>
              <w:rPr>
                <w:rFonts w:ascii="Cambria Math" w:hAnsi="Cambria Math"/>
              </w:rPr>
              <m:t>ENV</m:t>
            </m:r>
          </m:e>
          <m:sub>
            <m:r>
              <w:rPr>
                <w:rFonts w:ascii="Cambria Math" w:hAnsi="Cambria Math"/>
              </w:rPr>
              <m:t>SHARED,t</m:t>
            </m:r>
          </m:sub>
        </m:sSub>
      </m:oMath>
      <w:r w:rsidRPr="6AC5ED07" w:rsidR="10F90972">
        <w:rPr>
          <w:rFonts w:eastAsiaTheme="minorEastAsia"/>
        </w:rPr>
        <w:t xml:space="preserve">. </w:t>
      </w:r>
      <w:r w:rsidRPr="6AC5ED07" w:rsidR="41325539">
        <w:rPr>
          <w:rFonts w:eastAsiaTheme="minorEastAsia"/>
        </w:rPr>
        <w:t>The first</w:t>
      </w:r>
      <w:r w:rsidRPr="6AC5ED07" w:rsidR="10F90972">
        <w:rPr>
          <w:rFonts w:eastAsiaTheme="minorEastAsia"/>
        </w:rPr>
        <w:t xml:space="preserve"> scenario</w:t>
      </w:r>
      <w:r w:rsidRPr="6AC5ED07" w:rsidR="72A24260">
        <w:rPr>
          <w:rFonts w:eastAsiaTheme="minorEastAsia"/>
        </w:rPr>
        <w:t xml:space="preserve"> omitted</w:t>
      </w:r>
      <w:r w:rsidRPr="6AC5ED07" w:rsidR="71886250">
        <w:rPr>
          <w:rFonts w:eastAsiaTheme="minorEastAsia"/>
        </w:rPr>
        <w:t xml:space="preserve"> </w:t>
      </w:r>
      <m:oMath>
        <m:sSub>
          <m:sSubPr>
            <m:ctrlPr>
              <w:rPr>
                <w:rFonts w:ascii="Cambria Math" w:hAnsi="Cambria Math"/>
                <w:i/>
              </w:rPr>
            </m:ctrlPr>
          </m:sSubPr>
          <m:e>
            <m:r>
              <w:rPr>
                <w:rFonts w:ascii="Cambria Math" w:hAnsi="Cambria Math"/>
              </w:rPr>
              <m:t>ENV</m:t>
            </m:r>
          </m:e>
          <m:sub>
            <m:r>
              <w:rPr>
                <w:rFonts w:ascii="Cambria Math" w:hAnsi="Cambria Math"/>
              </w:rPr>
              <m:t>SHARED,t</m:t>
            </m:r>
          </m:sub>
        </m:sSub>
      </m:oMath>
      <w:r w:rsidRPr="6AC5ED07" w:rsidR="72A24260">
        <w:rPr>
          <w:rFonts w:eastAsiaTheme="minorEastAsia"/>
        </w:rPr>
        <w:t xml:space="preserve"> altogether, allowing each colony to have fully independent trajectories described </w:t>
      </w:r>
      <w:r w:rsidRPr="6AC5ED07" w:rsidR="560DA50F">
        <w:rPr>
          <w:rFonts w:eastAsiaTheme="minorEastAsia"/>
        </w:rPr>
        <w:t xml:space="preserve">entirely </w:t>
      </w:r>
      <w:r w:rsidRPr="6AC5ED07" w:rsidR="72A24260">
        <w:rPr>
          <w:rFonts w:eastAsiaTheme="minorEastAsia"/>
        </w:rPr>
        <w:t xml:space="preserve">by </w:t>
      </w:r>
      <m:oMath>
        <m:sSub>
          <m:sSubPr>
            <m:ctrlPr>
              <w:rPr>
                <w:rFonts w:ascii="Cambria Math" w:hAnsi="Cambria Math"/>
                <w:i/>
              </w:rPr>
            </m:ctrlPr>
          </m:sSubPr>
          <m:e>
            <m:r>
              <w:rPr>
                <w:rFonts w:ascii="Cambria Math" w:hAnsi="Cambria Math"/>
              </w:rPr>
              <m:t>ENV</m:t>
            </m:r>
          </m:e>
          <m:sub>
            <m:r>
              <w:rPr>
                <w:rFonts w:ascii="Cambria Math" w:hAnsi="Cambria Math"/>
              </w:rPr>
              <m:t>UNSHARED,i,t</m:t>
            </m:r>
          </m:sub>
        </m:sSub>
      </m:oMath>
      <w:r w:rsidRPr="6AC5ED07" w:rsidR="72A24260">
        <w:rPr>
          <w:rFonts w:eastAsiaTheme="minorEastAsia"/>
        </w:rPr>
        <w:t>.</w:t>
      </w:r>
      <w:r w:rsidRPr="6AC5ED07" w:rsidR="30BD71BD">
        <w:rPr>
          <w:rFonts w:eastAsiaTheme="minorEastAsia"/>
        </w:rPr>
        <w:t xml:space="preserve"> </w:t>
      </w:r>
      <w:r w:rsidRPr="6AC5ED07" w:rsidR="72A24260">
        <w:rPr>
          <w:rFonts w:eastAsiaTheme="minorEastAsia"/>
        </w:rPr>
        <w:t xml:space="preserve">The second scenario modeled the shared environmental driver as </w:t>
      </w:r>
      <m:oMath>
        <m:r>
          <w:rPr>
            <w:rFonts w:ascii="Cambria Math" w:hAnsi="Cambria Math" w:eastAsiaTheme="minorEastAsia"/>
          </w:rPr>
          <m:t>Normal(</m:t>
        </m:r>
        <m:sSub>
          <m:sSubPr>
            <m:ctrlPr>
              <w:rPr>
                <w:rFonts w:ascii="Cambria Math" w:hAnsi="Cambria Math"/>
                <w:i/>
              </w:rPr>
            </m:ctrlPr>
          </m:sSubPr>
          <m:e>
            <m:r>
              <w:rPr>
                <w:rFonts w:ascii="Cambria Math" w:hAnsi="Cambria Math"/>
              </w:rPr>
              <m:t>ENV</m:t>
            </m:r>
          </m:e>
          <m:sub>
            <m:r>
              <w:rPr>
                <w:rFonts w:ascii="Cambria Math" w:hAnsi="Cambria Math"/>
              </w:rPr>
              <m:t>SHARED,t-1</m:t>
            </m:r>
          </m:sub>
        </m:sSub>
        <m:r>
          <w:rPr>
            <w:rFonts w:ascii="Cambria Math" w:hAnsi="Cambria Math" w:eastAsiaTheme="minorEastAsia"/>
          </w:rPr>
          <m:t>,0.01)</m:t>
        </m:r>
      </m:oMath>
      <w:r w:rsidRPr="6AC5ED07" w:rsidR="71886250">
        <w:rPr>
          <w:rFonts w:eastAsiaTheme="minorEastAsia"/>
        </w:rPr>
        <w:t>,</w:t>
      </w:r>
      <w:r w:rsidRPr="6AC5ED07" w:rsidR="37EBF817">
        <w:rPr>
          <w:rFonts w:eastAsiaTheme="minorEastAsia"/>
        </w:rPr>
        <w:t xml:space="preserve"> thereby</w:t>
      </w:r>
      <w:r w:rsidRPr="6AC5ED07" w:rsidR="71886250">
        <w:rPr>
          <w:rFonts w:eastAsiaTheme="minorEastAsia"/>
        </w:rPr>
        <w:t xml:space="preserve"> </w:t>
      </w:r>
      <w:r w:rsidRPr="6AC5ED07" w:rsidR="72A24260">
        <w:rPr>
          <w:rFonts w:eastAsiaTheme="minorEastAsia"/>
        </w:rPr>
        <w:t xml:space="preserve">imposing a </w:t>
      </w:r>
      <w:r w:rsidRPr="6AC5ED07" w:rsidR="37EBF817">
        <w:rPr>
          <w:rFonts w:eastAsiaTheme="minorEastAsia"/>
        </w:rPr>
        <w:t xml:space="preserve">moderate </w:t>
      </w:r>
      <w:r w:rsidRPr="6AC5ED07" w:rsidR="5E757A4F">
        <w:rPr>
          <w:rFonts w:eastAsiaTheme="minorEastAsia"/>
        </w:rPr>
        <w:t>correlation among colony-level trajectories</w:t>
      </w:r>
      <w:r w:rsidRPr="6AC5ED07" w:rsidR="37EBF817">
        <w:rPr>
          <w:rFonts w:eastAsiaTheme="minorEastAsia"/>
        </w:rPr>
        <w:t xml:space="preserve"> because </w:t>
      </w:r>
      <m:oMath>
        <m:sSub>
          <m:sSubPr>
            <m:ctrlPr>
              <w:rPr>
                <w:rFonts w:ascii="Cambria Math" w:hAnsi="Cambria Math"/>
                <w:i/>
              </w:rPr>
            </m:ctrlPr>
          </m:sSubPr>
          <m:e>
            <m:r>
              <w:rPr>
                <w:rFonts w:ascii="Cambria Math" w:hAnsi="Cambria Math"/>
              </w:rPr>
              <m:t>ENV</m:t>
            </m:r>
          </m:e>
          <m:sub>
            <m:r>
              <w:rPr>
                <w:rFonts w:ascii="Cambria Math" w:hAnsi="Cambria Math"/>
              </w:rPr>
              <m:t>SHARED,t</m:t>
            </m:r>
          </m:sub>
        </m:sSub>
      </m:oMath>
      <w:r w:rsidRPr="6AC5ED07" w:rsidR="75EE3594">
        <w:rPr>
          <w:rFonts w:eastAsiaTheme="minorEastAsia"/>
        </w:rPr>
        <w:t xml:space="preserve"> varied more through time than </w:t>
      </w:r>
      <m:oMath>
        <m:sSub>
          <m:sSubPr>
            <m:ctrlPr>
              <w:rPr>
                <w:rFonts w:ascii="Cambria Math" w:hAnsi="Cambria Math"/>
                <w:i/>
              </w:rPr>
            </m:ctrlPr>
          </m:sSubPr>
          <m:e>
            <m:r>
              <w:rPr>
                <w:rFonts w:ascii="Cambria Math" w:hAnsi="Cambria Math"/>
              </w:rPr>
              <m:t>ENV</m:t>
            </m:r>
          </m:e>
          <m:sub>
            <m:r>
              <w:rPr>
                <w:rFonts w:ascii="Cambria Math" w:hAnsi="Cambria Math"/>
              </w:rPr>
              <m:t>UNSHARED,i,t</m:t>
            </m:r>
          </m:sub>
        </m:sSub>
      </m:oMath>
      <w:r w:rsidRPr="6AC5ED07" w:rsidR="37EBF817">
        <w:rPr>
          <w:rFonts w:eastAsiaTheme="minorEastAsia"/>
        </w:rPr>
        <w:t>.</w:t>
      </w:r>
    </w:p>
    <w:p w:rsidRPr="00BB28D4" w:rsidR="00193009" w:rsidP="6AC5ED07" w:rsidRDefault="5B97B447" w14:paraId="3C33D921" w14:textId="3E4EB7DF">
      <w:pPr>
        <w:spacing w:line="240" w:lineRule="auto"/>
        <w:rPr>
          <w:rFonts w:eastAsiaTheme="minorEastAsia"/>
        </w:rPr>
      </w:pPr>
      <w:r w:rsidRPr="6AC5ED07">
        <w:rPr>
          <w:rFonts w:eastAsiaTheme="minorEastAsia"/>
        </w:rPr>
        <w:t xml:space="preserve">Initial </w:t>
      </w:r>
      <w:r w:rsidRPr="6AC5ED07" w:rsidR="14F84A6A">
        <w:rPr>
          <w:rFonts w:eastAsiaTheme="minorEastAsia"/>
        </w:rPr>
        <w:t>population indices</w:t>
      </w:r>
      <w:r w:rsidRPr="6AC5ED07">
        <w:rPr>
          <w:rFonts w:eastAsiaTheme="minorEastAsia"/>
        </w:rPr>
        <w:t xml:space="preserve"> for each colony were drawn from a lognormal distribution according to </w:t>
      </w:r>
      <m:oMath>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~Lognormal(log(10000), 0.25)</m:t>
        </m:r>
      </m:oMath>
      <w:r w:rsidRPr="6AC5ED07" w:rsidR="78872344">
        <w:rPr>
          <w:rFonts w:eastAsiaTheme="minorEastAsia"/>
        </w:rPr>
        <w:t xml:space="preserve">. </w:t>
      </w:r>
      <w:r w:rsidRPr="6AC5ED07">
        <w:rPr>
          <w:rFonts w:eastAsiaTheme="minorEastAsia"/>
        </w:rPr>
        <w:t xml:space="preserve">We assumed each colony was surveyed </w:t>
      </w:r>
      <w:r w:rsidRPr="6AC5ED07" w:rsidR="2287C3E8">
        <w:rPr>
          <w:rFonts w:eastAsiaTheme="minorEastAsia"/>
        </w:rPr>
        <w:t xml:space="preserve">in </w:t>
      </w:r>
      <w:r w:rsidRPr="6AC5ED07" w:rsidR="5703C6B1">
        <w:rPr>
          <w:rFonts w:eastAsiaTheme="minorEastAsia"/>
        </w:rPr>
        <w:t>2</w:t>
      </w:r>
      <w:r w:rsidRPr="6AC5ED07">
        <w:rPr>
          <w:rFonts w:eastAsiaTheme="minorEastAsia"/>
        </w:rPr>
        <w:t>-</w:t>
      </w:r>
      <w:r w:rsidRPr="6AC5ED07" w:rsidR="5947546A">
        <w:rPr>
          <w:rFonts w:eastAsiaTheme="minorEastAsia"/>
        </w:rPr>
        <w:t>6</w:t>
      </w:r>
      <w:r w:rsidRPr="6AC5ED07">
        <w:rPr>
          <w:rFonts w:eastAsiaTheme="minorEastAsia"/>
        </w:rPr>
        <w:t xml:space="preserve"> </w:t>
      </w:r>
      <w:r w:rsidRPr="6AC5ED07" w:rsidR="2287C3E8">
        <w:rPr>
          <w:rFonts w:eastAsiaTheme="minorEastAsia"/>
        </w:rPr>
        <w:t>randomly selected years</w:t>
      </w:r>
      <w:r w:rsidRPr="6AC5ED07">
        <w:rPr>
          <w:rFonts w:eastAsiaTheme="minorEastAsia"/>
        </w:rPr>
        <w:t xml:space="preserve"> across </w:t>
      </w:r>
      <w:r w:rsidRPr="6AC5ED07" w:rsidR="78872344">
        <w:rPr>
          <w:rFonts w:eastAsiaTheme="minorEastAsia"/>
        </w:rPr>
        <w:t xml:space="preserve">the 50-year period, with at least one survey occurring in the first and last </w:t>
      </w:r>
      <w:r w:rsidRPr="6AC5ED07" w:rsidR="775372FA">
        <w:rPr>
          <w:rFonts w:eastAsiaTheme="minorEastAsia"/>
        </w:rPr>
        <w:t>10</w:t>
      </w:r>
      <w:r w:rsidRPr="6AC5ED07" w:rsidR="78872344">
        <w:rPr>
          <w:rFonts w:eastAsiaTheme="minorEastAsia"/>
        </w:rPr>
        <w:t xml:space="preserve"> years of </w:t>
      </w:r>
      <w:r w:rsidRPr="6AC5ED07" w:rsidR="2287C3E8">
        <w:rPr>
          <w:rFonts w:eastAsiaTheme="minorEastAsia"/>
        </w:rPr>
        <w:t xml:space="preserve">the simulation. Observation error was simulated according to </w:t>
      </w:r>
      <w:r w:rsidRPr="6AC5ED07" w:rsidR="0C0D5318">
        <w:rPr>
          <w:rFonts w:eastAsiaTheme="minorEastAsia"/>
        </w:rPr>
        <w:t>equation 2</w:t>
      </w:r>
      <w:r w:rsidRPr="6AC5ED07" w:rsidR="65F7B8BC">
        <w:rPr>
          <w:rFonts w:eastAsiaTheme="minorEastAsia"/>
        </w:rPr>
        <w:t xml:space="preserve">, </w:t>
      </w:r>
      <w:r w:rsidRPr="6AC5ED07" w:rsidR="5DEACF00">
        <w:rPr>
          <w:rFonts w:eastAsiaTheme="minorEastAsia"/>
        </w:rPr>
        <w:t xml:space="preserve">with parameters </w:t>
      </w:r>
      <w:r w:rsidRPr="6AC5ED07" w:rsidR="0519D3A1">
        <w:rPr>
          <w:rFonts w:eastAsiaTheme="minorEastAsia"/>
        </w:rPr>
        <w:t xml:space="preserve">chosen from the posterior mean from the empirical analysis for </w:t>
      </w:r>
      <w:r w:rsidRPr="6AC5ED07" w:rsidR="15471C8B">
        <w:rPr>
          <w:rFonts w:eastAsiaTheme="minorEastAsia"/>
        </w:rPr>
        <w:t>storm-petrels</w:t>
      </w:r>
      <w:r w:rsidRPr="6AC5ED07" w:rsidR="0519D3A1">
        <w:rPr>
          <w:rFonts w:eastAsiaTheme="minorEastAsia"/>
        </w:rPr>
        <w:t xml:space="preserve">, where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i,t</m:t>
                    </m:r>
                  </m:sub>
                </m:sSub>
              </m:e>
            </m:d>
          </m:e>
        </m:func>
        <m:r>
          <w:rPr>
            <w:rFonts w:ascii="Cambria Math" w:hAnsi="Cambria Math"/>
          </w:rPr>
          <m:t>~ Normal(-0.95+0.86×</m:t>
        </m:r>
        <m:sSub>
          <m:sSubPr>
            <m:ctrlPr>
              <w:rPr>
                <w:rFonts w:ascii="Cambria Math" w:hAnsi="Cambria Math"/>
                <w:i/>
              </w:rPr>
            </m:ctrlPr>
          </m:sSubPr>
          <m:e>
            <m:r>
              <m:rPr>
                <m:sty m:val="p"/>
              </m:rPr>
              <w:rPr>
                <w:rFonts w:ascii="Cambria Math" w:hAnsi="Cambria Math"/>
              </w:rPr>
              <m:t>log</m:t>
            </m:r>
            <m:r>
              <w:rPr>
                <w:rFonts w:ascii="Cambria Math" w:hAnsi="Cambria Math"/>
              </w:rPr>
              <m:t>(E</m:t>
            </m:r>
          </m:e>
          <m:sub>
            <m:r>
              <w:rPr>
                <w:rFonts w:ascii="Cambria Math" w:hAnsi="Cambria Math"/>
              </w:rPr>
              <m:t>i,t</m:t>
            </m:r>
          </m:sub>
        </m:sSub>
        <m:r>
          <w:rPr>
            <w:rFonts w:ascii="Cambria Math" w:hAnsi="Cambria Math"/>
          </w:rPr>
          <m:t>),</m:t>
        </m:r>
        <m:sSup>
          <m:sSupPr>
            <m:ctrlPr>
              <w:rPr>
                <w:rFonts w:ascii="Cambria Math" w:hAnsi="Cambria Math"/>
                <w:i/>
              </w:rPr>
            </m:ctrlPr>
          </m:sSupPr>
          <m:e>
            <m:r>
              <w:rPr>
                <w:rFonts w:ascii="Cambria Math" w:hAnsi="Cambria Math"/>
              </w:rPr>
              <m:t>0.45</m:t>
            </m:r>
          </m:e>
          <m:sup>
            <m:r>
              <w:rPr>
                <w:rFonts w:ascii="Cambria Math" w:hAnsi="Cambria Math"/>
              </w:rPr>
              <m:t>2</m:t>
            </m:r>
          </m:sup>
        </m:sSup>
        <m:r>
          <w:rPr>
            <w:rFonts w:ascii="Cambria Math" w:hAnsi="Cambria Math"/>
          </w:rPr>
          <m:t>)</m:t>
        </m:r>
        <m:r>
          <w:rPr>
            <w:rFonts w:ascii="Cambria Math" w:hAnsi="Cambria Math" w:eastAsiaTheme="minorEastAsia"/>
          </w:rPr>
          <m:t>.</m:t>
        </m:r>
      </m:oMath>
      <w:r w:rsidRPr="6AC5ED07" w:rsidR="30BD71BD">
        <w:rPr>
          <w:rFonts w:eastAsiaTheme="minorEastAsia"/>
        </w:rPr>
        <w:t xml:space="preserve"> </w:t>
      </w:r>
      <w:r w:rsidRPr="6AC5ED07" w:rsidR="76559C74">
        <w:rPr>
          <w:rFonts w:eastAsiaTheme="minorEastAsia"/>
        </w:rPr>
        <w:t>Counts</w:t>
      </w:r>
      <w:r w:rsidRPr="6AC5ED07" w:rsidR="3582D6EB">
        <w:rPr>
          <w:rFonts w:eastAsiaTheme="minorEastAsia"/>
        </w:rPr>
        <w:t xml:space="preserve"> were then simulated as Poisson random variables using equation 1.</w:t>
      </w:r>
      <w:r w:rsidRPr="6AC5ED07" w:rsidR="3C03A292">
        <w:rPr>
          <w:rFonts w:eastAsiaTheme="minorEastAsia"/>
        </w:rPr>
        <w:t xml:space="preserve"> Observation error was then retained for 65% of surveys, to replicate the emp</w:t>
      </w:r>
      <w:r w:rsidRPr="6AC5ED07" w:rsidR="0511CCCA">
        <w:rPr>
          <w:rFonts w:eastAsiaTheme="minorEastAsia"/>
        </w:rPr>
        <w:t xml:space="preserve">irical data where estimates of error were not </w:t>
      </w:r>
      <w:r w:rsidRPr="6AC5ED07" w:rsidR="4F80B4F2">
        <w:rPr>
          <w:rFonts w:eastAsiaTheme="minorEastAsia"/>
        </w:rPr>
        <w:t>available</w:t>
      </w:r>
      <w:r w:rsidRPr="6AC5ED07" w:rsidR="0511CCCA">
        <w:rPr>
          <w:rFonts w:eastAsiaTheme="minorEastAsia"/>
        </w:rPr>
        <w:t xml:space="preserve"> for all surveys. </w:t>
      </w:r>
    </w:p>
    <w:p w:rsidR="00421A52" w:rsidP="6AC5ED07" w:rsidRDefault="276C95B6" w14:paraId="429EAEEF" w14:textId="7B61ABC4">
      <w:pPr>
        <w:spacing w:line="240" w:lineRule="auto"/>
        <w:rPr>
          <w:rFonts w:eastAsiaTheme="minorEastAsia"/>
        </w:rPr>
      </w:pPr>
      <w:r w:rsidRPr="6AC5ED07">
        <w:rPr>
          <w:rFonts w:eastAsiaTheme="minorEastAsia"/>
        </w:rPr>
        <w:t xml:space="preserve">In each simulation, we calculated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m:rPr>
            <m:sty m:val="p"/>
          </m:rP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E</m:t>
                </m:r>
              </m:e>
              <m:sub>
                <m:r>
                  <w:rPr>
                    <w:rFonts w:ascii="Cambria Math" w:hAnsi="Cambria Math"/>
                  </w:rPr>
                  <m:t>i,t</m:t>
                </m:r>
              </m:sub>
            </m:sSub>
          </m:e>
        </m:nary>
      </m:oMath>
      <w:r w:rsidRPr="6AC5ED07">
        <w:rPr>
          <w:rFonts w:eastAsiaTheme="minorEastAsia"/>
        </w:rPr>
        <w:t xml:space="preserve"> and </w:t>
      </w:r>
      <w:r w:rsidRPr="6AC5ED07" w:rsidR="33D58D2F">
        <w:rPr>
          <w:rFonts w:eastAsiaTheme="minorEastAsia"/>
        </w:rPr>
        <w:t>estimated</w:t>
      </w:r>
      <w:r w:rsidRPr="6AC5ED07">
        <w:rPr>
          <w:rFonts w:eastAsiaTheme="minorEastAsia"/>
        </w:rPr>
        <w:t xml:space="preserve"> </w:t>
      </w:r>
      <w:r w:rsidRPr="6AC5ED07" w:rsidR="33D58D2F">
        <w:rPr>
          <w:rFonts w:eastAsiaTheme="minorEastAsia"/>
        </w:rPr>
        <w:t>the</w:t>
      </w:r>
      <w:r w:rsidRPr="6AC5ED07" w:rsidR="656377FF">
        <w:rPr>
          <w:rFonts w:eastAsiaTheme="minorEastAsia"/>
        </w:rPr>
        <w:t xml:space="preserve"> </w:t>
      </w:r>
      <w:r w:rsidRPr="6AC5ED07" w:rsidR="33D58D2F">
        <w:rPr>
          <w:rFonts w:eastAsiaTheme="minorEastAsia"/>
        </w:rPr>
        <w:t xml:space="preserve">“true” </w:t>
      </w:r>
      <w:r w:rsidRPr="6AC5ED07" w:rsidR="656377FF">
        <w:rPr>
          <w:rFonts w:eastAsiaTheme="minorEastAsia"/>
        </w:rPr>
        <w:t>smoothed</w:t>
      </w:r>
      <w:r w:rsidRPr="6AC5ED07" w:rsidR="4F08F1B3">
        <w:rPr>
          <w:rFonts w:eastAsiaTheme="minorEastAsia"/>
        </w:rPr>
        <w:t xml:space="preserve"> regional</w:t>
      </w:r>
      <w:r w:rsidRPr="6AC5ED07" w:rsidR="29692F57">
        <w:rPr>
          <w:rFonts w:eastAsiaTheme="minorEastAsia"/>
        </w:rPr>
        <w:t xml:space="preserve"> tr</w:t>
      </w:r>
      <w:r w:rsidRPr="6AC5ED07" w:rsidR="656377FF">
        <w:rPr>
          <w:rFonts w:eastAsiaTheme="minorEastAsia"/>
        </w:rPr>
        <w:t>ajectory</w:t>
      </w:r>
      <w:r w:rsidRPr="6AC5ED07" w:rsidR="29692F57">
        <w:rPr>
          <w:rFonts w:eastAsiaTheme="minorEastAsia"/>
        </w:rPr>
        <w:t xml:space="preserve"> </w:t>
      </w:r>
      <w:r w:rsidRPr="6AC5ED07" w:rsidR="4F08F1B3">
        <w:rPr>
          <w:rFonts w:eastAsiaTheme="minorEastAsia"/>
        </w:rPr>
        <w:t>by fitting a GAM</w:t>
      </w:r>
      <w:r w:rsidRPr="6AC5ED07" w:rsidR="6959B635">
        <w:rPr>
          <w:rFonts w:eastAsiaTheme="minorEastAsia"/>
        </w:rPr>
        <w:t>M</w:t>
      </w:r>
      <w:r w:rsidRPr="6AC5ED07" w:rsidR="4F08F1B3">
        <w:rPr>
          <w:rFonts w:eastAsiaTheme="minorEastAsia"/>
        </w:rPr>
        <w:t xml:space="preserve"> to the </w:t>
      </w:r>
      <w:r w:rsidRPr="6AC5ED07" w:rsidR="656377FF">
        <w:rPr>
          <w:rFonts w:eastAsiaTheme="minorEastAsia"/>
        </w:rPr>
        <w:t xml:space="preserve">full </w:t>
      </w:r>
      <w:r w:rsidRPr="6AC5ED07" w:rsidR="4F08F1B3">
        <w:rPr>
          <w:rFonts w:eastAsiaTheme="minorEastAsia"/>
        </w:rPr>
        <w:t xml:space="preserve">simulated series of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rsidRPr="6AC5ED07" w:rsidR="656377FF">
        <w:rPr>
          <w:rFonts w:eastAsiaTheme="minorEastAsia"/>
        </w:rPr>
        <w:t xml:space="preserve"> </w:t>
      </w:r>
      <w:r w:rsidRPr="6AC5ED07" w:rsidR="3EFD934F">
        <w:rPr>
          <w:rFonts w:eastAsiaTheme="minorEastAsia"/>
        </w:rPr>
        <w:t xml:space="preserve">using </w:t>
      </w:r>
      <w:r w:rsidRPr="6AC5ED07" w:rsidR="5159AF6F">
        <w:rPr>
          <w:rFonts w:eastAsiaTheme="minorEastAsia"/>
        </w:rPr>
        <w:t xml:space="preserve">the </w:t>
      </w:r>
      <w:proofErr w:type="spellStart"/>
      <w:r w:rsidRPr="6AC5ED07" w:rsidR="5159AF6F">
        <w:rPr>
          <w:rFonts w:eastAsiaTheme="minorEastAsia"/>
        </w:rPr>
        <w:t>mgcv</w:t>
      </w:r>
      <w:proofErr w:type="spellEnd"/>
      <w:r w:rsidRPr="6AC5ED07" w:rsidR="5159AF6F">
        <w:rPr>
          <w:rFonts w:eastAsiaTheme="minorEastAsia"/>
        </w:rPr>
        <w:t xml:space="preserve"> package in R</w:t>
      </w:r>
      <w:r w:rsidRPr="6AC5ED07">
        <w:rPr>
          <w:rFonts w:eastAsiaTheme="minorEastAsia"/>
        </w:rPr>
        <w:t xml:space="preserve">. The </w:t>
      </w:r>
      <w:r w:rsidRPr="6AC5ED07" w:rsidR="11169A59">
        <w:rPr>
          <w:rFonts w:eastAsiaTheme="minorEastAsia"/>
        </w:rPr>
        <w:t xml:space="preserve">estimated </w:t>
      </w:r>
      <w:r w:rsidRPr="6AC5ED07">
        <w:rPr>
          <w:rFonts w:eastAsiaTheme="minorEastAsia"/>
        </w:rPr>
        <w:t xml:space="preserve">regional </w:t>
      </w:r>
      <w:r w:rsidRPr="6AC5ED07" w:rsidR="76F37C38">
        <w:rPr>
          <w:rFonts w:eastAsiaTheme="minorEastAsia"/>
        </w:rPr>
        <w:t xml:space="preserve">long-term </w:t>
      </w:r>
      <w:r w:rsidRPr="6AC5ED07">
        <w:rPr>
          <w:rFonts w:eastAsiaTheme="minorEastAsia"/>
        </w:rPr>
        <w:t xml:space="preserve">trend was calculated </w:t>
      </w:r>
      <w:r w:rsidRPr="6AC5ED07" w:rsidR="16A6D4AE">
        <w:rPr>
          <w:rFonts w:eastAsiaTheme="minorEastAsia"/>
        </w:rPr>
        <w:t>across all years</w:t>
      </w:r>
      <w:r w:rsidRPr="6AC5ED07">
        <w:rPr>
          <w:rFonts w:eastAsiaTheme="minorEastAsia"/>
        </w:rPr>
        <w:t xml:space="preserve"> </w:t>
      </w:r>
      <w:r w:rsidRPr="6AC5ED07" w:rsidR="3EFD934F">
        <w:rPr>
          <w:rFonts w:eastAsiaTheme="minorEastAsia"/>
        </w:rPr>
        <w:t>using equation 7.</w:t>
      </w:r>
      <w:r w:rsidRPr="6AC5ED07" w:rsidR="30BD71BD">
        <w:rPr>
          <w:rFonts w:eastAsiaTheme="minorEastAsia"/>
        </w:rPr>
        <w:t xml:space="preserve"> </w:t>
      </w:r>
      <w:r w:rsidRPr="6AC5ED07" w:rsidR="15F7E059">
        <w:rPr>
          <w:rFonts w:eastAsiaTheme="minorEastAsia"/>
        </w:rPr>
        <w:t xml:space="preserve">We then fit the Bayesian statistical model to the simulated observed data (i.e., </w:t>
      </w:r>
      <w:r w:rsidRPr="6AC5ED07" w:rsidR="51C36469">
        <w:rPr>
          <w:rFonts w:eastAsiaTheme="minorEastAsia"/>
        </w:rPr>
        <w:t xml:space="preserve">only </w:t>
      </w:r>
      <w:r w:rsidRPr="6AC5ED07" w:rsidR="25021A64">
        <w:rPr>
          <w:rFonts w:eastAsiaTheme="minorEastAsia"/>
        </w:rPr>
        <w:t>2</w:t>
      </w:r>
      <w:r w:rsidRPr="6AC5ED07" w:rsidR="15F7E059">
        <w:rPr>
          <w:rFonts w:eastAsiaTheme="minorEastAsia"/>
        </w:rPr>
        <w:t>-</w:t>
      </w:r>
      <w:r w:rsidRPr="6AC5ED07" w:rsidR="30719F8F">
        <w:rPr>
          <w:rFonts w:eastAsiaTheme="minorEastAsia"/>
        </w:rPr>
        <w:t>6</w:t>
      </w:r>
      <w:r w:rsidRPr="6AC5ED07" w:rsidR="15F7E059">
        <w:rPr>
          <w:rFonts w:eastAsiaTheme="minorEastAsia"/>
        </w:rPr>
        <w:t xml:space="preserve"> </w:t>
      </w:r>
      <w:r w:rsidRPr="6AC5ED07" w:rsidR="784FC014">
        <w:rPr>
          <w:rFonts w:eastAsiaTheme="minorEastAsia"/>
        </w:rPr>
        <w:t xml:space="preserve">imprecise surveys at each colony), </w:t>
      </w:r>
      <w:r w:rsidRPr="6AC5ED07" w:rsidR="5A2E27F9">
        <w:rPr>
          <w:rFonts w:eastAsiaTheme="minorEastAsia"/>
        </w:rPr>
        <w:t xml:space="preserve">and compared the estimated trend to the true trend. We repeated this exercise </w:t>
      </w:r>
      <w:r w:rsidRPr="6AC5ED07" w:rsidR="5DB68729">
        <w:rPr>
          <w:rFonts w:eastAsiaTheme="minorEastAsia"/>
        </w:rPr>
        <w:t>1</w:t>
      </w:r>
      <w:r w:rsidRPr="6AC5ED07" w:rsidR="5EB9339B">
        <w:rPr>
          <w:rFonts w:eastAsiaTheme="minorEastAsia"/>
        </w:rPr>
        <w:t>,</w:t>
      </w:r>
      <w:r w:rsidRPr="6AC5ED07" w:rsidR="5DB68729">
        <w:rPr>
          <w:rFonts w:eastAsiaTheme="minorEastAsia"/>
        </w:rPr>
        <w:t>000</w:t>
      </w:r>
      <w:r w:rsidRPr="6AC5ED07" w:rsidR="5A2E27F9">
        <w:rPr>
          <w:rFonts w:eastAsiaTheme="minorEastAsia"/>
        </w:rPr>
        <w:t xml:space="preserve"> times for each </w:t>
      </w:r>
      <w:r w:rsidRPr="6AC5ED07" w:rsidR="5BD145A2">
        <w:rPr>
          <w:rFonts w:eastAsiaTheme="minorEastAsia"/>
        </w:rPr>
        <w:t>unique</w:t>
      </w:r>
      <w:r w:rsidRPr="6AC5ED07" w:rsidR="5A2E27F9">
        <w:rPr>
          <w:rFonts w:eastAsiaTheme="minorEastAsia"/>
        </w:rPr>
        <w:t xml:space="preserve"> </w:t>
      </w:r>
      <w:r w:rsidRPr="6AC5ED07" w:rsidR="4E722DB7">
        <w:rPr>
          <w:rFonts w:eastAsiaTheme="minorEastAsia"/>
        </w:rPr>
        <w:t>simulation scenario</w:t>
      </w:r>
      <w:r w:rsidRPr="6AC5ED07" w:rsidR="5A2E27F9">
        <w:rPr>
          <w:rFonts w:eastAsiaTheme="minorEastAsia"/>
        </w:rPr>
        <w:t xml:space="preserve">. </w:t>
      </w:r>
      <w:r w:rsidRPr="6AC5ED07" w:rsidR="30719F8F">
        <w:rPr>
          <w:rFonts w:eastAsiaTheme="minorEastAsia"/>
        </w:rPr>
        <w:t>Finally, we calculated the</w:t>
      </w:r>
      <w:r w:rsidRPr="6AC5ED07" w:rsidR="5A2E27F9">
        <w:rPr>
          <w:rFonts w:eastAsiaTheme="minorEastAsia"/>
        </w:rPr>
        <w:t xml:space="preserve"> mean </w:t>
      </w:r>
      <w:r w:rsidRPr="6AC5ED07" w:rsidR="6BDB294B">
        <w:rPr>
          <w:rFonts w:eastAsiaTheme="minorEastAsia"/>
        </w:rPr>
        <w:t>bias</w:t>
      </w:r>
      <w:r w:rsidRPr="6AC5ED07" w:rsidR="5A2E27F9">
        <w:rPr>
          <w:rFonts w:eastAsiaTheme="minorEastAsia"/>
        </w:rPr>
        <w:t xml:space="preserve"> in trend estimates</w:t>
      </w:r>
      <w:r w:rsidRPr="6AC5ED07" w:rsidR="304C7655">
        <w:rPr>
          <w:rFonts w:eastAsiaTheme="minorEastAsia"/>
        </w:rPr>
        <w:t xml:space="preserve"> as the difference between </w:t>
      </w:r>
      <w:r w:rsidRPr="6AC5ED07" w:rsidR="2BD53D57">
        <w:rPr>
          <w:rFonts w:eastAsiaTheme="minorEastAsia"/>
        </w:rPr>
        <w:t>estimated and true trend</w:t>
      </w:r>
      <w:r w:rsidRPr="6AC5ED07" w:rsidR="5A2E27F9">
        <w:rPr>
          <w:rFonts w:eastAsiaTheme="minorEastAsia"/>
        </w:rPr>
        <w:t xml:space="preserve">, and credible interval coverage as the proportion of simulations where the </w:t>
      </w:r>
      <w:r w:rsidRPr="6AC5ED07" w:rsidR="38BD7213">
        <w:rPr>
          <w:rFonts w:eastAsiaTheme="minorEastAsia"/>
        </w:rPr>
        <w:t xml:space="preserve">95% credible intervals </w:t>
      </w:r>
      <w:r w:rsidRPr="6AC5ED07" w:rsidR="2F4B01AC">
        <w:rPr>
          <w:rFonts w:eastAsiaTheme="minorEastAsia"/>
        </w:rPr>
        <w:t xml:space="preserve">on the regional trend estimates </w:t>
      </w:r>
      <w:r w:rsidRPr="6AC5ED07" w:rsidR="2D43F137">
        <w:rPr>
          <w:rFonts w:eastAsiaTheme="minorEastAsia"/>
        </w:rPr>
        <w:t>contain</w:t>
      </w:r>
      <w:r w:rsidRPr="6AC5ED07" w:rsidR="2F4B01AC">
        <w:rPr>
          <w:rFonts w:eastAsiaTheme="minorEastAsia"/>
        </w:rPr>
        <w:t>ed</w:t>
      </w:r>
      <w:r w:rsidRPr="6AC5ED07" w:rsidR="2D43F137">
        <w:rPr>
          <w:rFonts w:eastAsiaTheme="minorEastAsia"/>
        </w:rPr>
        <w:t xml:space="preserve"> the true simulated regional trend.</w:t>
      </w:r>
      <w:r w:rsidRPr="6AC5ED07" w:rsidR="30BD71BD">
        <w:rPr>
          <w:rFonts w:eastAsiaTheme="minorEastAsia"/>
        </w:rPr>
        <w:t xml:space="preserve"> </w:t>
      </w:r>
    </w:p>
    <w:p w:rsidR="00140E1B" w:rsidP="00F56FEB" w:rsidRDefault="00544210" w14:paraId="51800935" w14:textId="2C7C964C">
      <w:pPr>
        <w:pStyle w:val="Heading1"/>
      </w:pPr>
      <w:r>
        <w:t>RESULTS</w:t>
      </w:r>
    </w:p>
    <w:p w:rsidR="2F0A933D" w:rsidP="00F30571" w:rsidRDefault="00AA5F22" w14:paraId="39BBB130" w14:textId="6E7EE7D2">
      <w:pPr>
        <w:pStyle w:val="Heading2"/>
      </w:pPr>
      <w:r>
        <w:t>Simulation</w:t>
      </w:r>
    </w:p>
    <w:p w:rsidR="14CE265C" w:rsidP="6F26598B" w:rsidRDefault="631BA1F7" w14:paraId="2B5AE47B" w14:textId="5EFDCC20">
      <w:pPr>
        <w:ind w:firstLine="720"/>
      </w:pPr>
      <w:r>
        <w:t xml:space="preserve">Simulations </w:t>
      </w:r>
      <w:r w:rsidR="36EBF020">
        <w:t xml:space="preserve">confirmed that </w:t>
      </w:r>
      <w:r w:rsidR="5301B2B0">
        <w:t xml:space="preserve">the model </w:t>
      </w:r>
      <w:r w:rsidR="216469F0">
        <w:t>could recover</w:t>
      </w:r>
      <w:r w:rsidR="5301B2B0">
        <w:t xml:space="preserve"> </w:t>
      </w:r>
      <w:r w:rsidR="6BB8791F">
        <w:t xml:space="preserve">regional trends </w:t>
      </w:r>
      <w:r w:rsidR="2FEAFA1F">
        <w:t xml:space="preserve">with </w:t>
      </w:r>
      <w:r w:rsidR="216469F0">
        <w:t>negligible</w:t>
      </w:r>
      <w:r w:rsidR="3E1B0C84">
        <w:t xml:space="preserve"> bias</w:t>
      </w:r>
      <w:r w:rsidR="216469F0">
        <w:t xml:space="preserve"> (less than 1%)</w:t>
      </w:r>
      <w:r w:rsidR="4E07B1C3">
        <w:t>,</w:t>
      </w:r>
      <w:r w:rsidR="6C0D8068">
        <w:t xml:space="preserve"> regardless of whether </w:t>
      </w:r>
      <w:r w:rsidR="38345ABB">
        <w:t xml:space="preserve">colonies </w:t>
      </w:r>
      <w:r w:rsidR="49C4724D">
        <w:t>had correlated temporal trajectories</w:t>
      </w:r>
      <w:r w:rsidR="1D673BC1">
        <w:t xml:space="preserve"> (Figure 1A)</w:t>
      </w:r>
      <w:r w:rsidR="1C6553FC">
        <w:t xml:space="preserve">. Credible interval coverage was </w:t>
      </w:r>
      <w:r w:rsidR="4DBC2A2A">
        <w:t xml:space="preserve">slightly lower than </w:t>
      </w:r>
      <w:r w:rsidR="1C6553FC">
        <w:t>nominal</w:t>
      </w:r>
      <w:r w:rsidR="1E33FE55">
        <w:t>;</w:t>
      </w:r>
      <w:r w:rsidR="1C6553FC">
        <w:t xml:space="preserve"> 95% credible intervals contained the true regional trend </w:t>
      </w:r>
      <w:r w:rsidR="216469F0">
        <w:t xml:space="preserve">in </w:t>
      </w:r>
      <w:r w:rsidR="1E33FE55">
        <w:t xml:space="preserve">approximately </w:t>
      </w:r>
      <w:r w:rsidR="216469F0">
        <w:t>9</w:t>
      </w:r>
      <w:r w:rsidR="6E705937">
        <w:t>2</w:t>
      </w:r>
      <w:r w:rsidR="216469F0">
        <w:t>%</w:t>
      </w:r>
      <w:r w:rsidR="7BEC7CD8">
        <w:t xml:space="preserve"> and 80%</w:t>
      </w:r>
      <w:r w:rsidR="216469F0">
        <w:t xml:space="preserve"> of simulations</w:t>
      </w:r>
      <w:r w:rsidR="7BEC7CD8">
        <w:t xml:space="preserve"> for 50-year and 10-year regional trend estimates, respectively</w:t>
      </w:r>
      <w:r w:rsidR="69EDD944">
        <w:t xml:space="preserve"> (Figure 1A)</w:t>
      </w:r>
      <w:r w:rsidR="1E33FE55">
        <w:t>.</w:t>
      </w:r>
      <w:r w:rsidR="37146AC5">
        <w:t xml:space="preserve"> </w:t>
      </w:r>
      <w:r w:rsidR="5C22F831">
        <w:t>E</w:t>
      </w:r>
      <w:r w:rsidR="19A86103">
        <w:t xml:space="preserve">stimates were </w:t>
      </w:r>
      <w:r w:rsidR="1491A2CC">
        <w:t xml:space="preserve">more likely to be negatively biased when true trends were highly positive and </w:t>
      </w:r>
      <w:r w:rsidRPr="6AC5ED07" w:rsidR="18E291A0">
        <w:rPr>
          <w:i/>
          <w:iCs/>
        </w:rPr>
        <w:t>vice versa</w:t>
      </w:r>
      <w:r w:rsidR="2B4703E0">
        <w:t xml:space="preserve"> </w:t>
      </w:r>
      <w:r w:rsidR="1E33FE55">
        <w:t xml:space="preserve">due to shrinkage imposed by random effect structures in </w:t>
      </w:r>
      <w:r w:rsidR="2B4703E0">
        <w:t>the</w:t>
      </w:r>
      <w:r w:rsidR="1E33FE55">
        <w:t xml:space="preserve"> models.</w:t>
      </w:r>
    </w:p>
    <w:p w:rsidR="7EBE4F9D" w:rsidP="00F30571" w:rsidRDefault="161626D5" w14:paraId="4E0E46DB" w14:textId="784ECE18">
      <w:pPr>
        <w:pStyle w:val="Heading2"/>
      </w:pPr>
      <w:r>
        <w:t>Storm-petrel</w:t>
      </w:r>
      <w:r w:rsidR="6FAEC8BC">
        <w:t>s</w:t>
      </w:r>
    </w:p>
    <w:p w:rsidR="03F6C056" w:rsidP="6F26598B" w:rsidRDefault="249B2FDE" w14:paraId="7B879A4D" w14:textId="425C1319">
      <w:pPr>
        <w:ind w:firstLine="720"/>
      </w:pPr>
      <w:r>
        <w:t xml:space="preserve">Survey counts in at least two years were available from 12 </w:t>
      </w:r>
      <w:r w:rsidR="2C36B150">
        <w:t>storm-</w:t>
      </w:r>
      <w:r>
        <w:t>petrel colonies</w:t>
      </w:r>
      <w:r w:rsidR="12974ED8">
        <w:t xml:space="preserve"> in Newfoundland and Labrador, Nova Scotia, and New Brunswick</w:t>
      </w:r>
      <w:r w:rsidR="77268B5F">
        <w:t xml:space="preserve"> over the </w:t>
      </w:r>
      <w:r w:rsidR="28C13066">
        <w:t xml:space="preserve">57-year </w:t>
      </w:r>
      <w:r w:rsidR="77268B5F">
        <w:t>period</w:t>
      </w:r>
      <w:r w:rsidR="0A923F90">
        <w:t xml:space="preserve"> from</w:t>
      </w:r>
      <w:r w:rsidR="77268B5F">
        <w:t xml:space="preserve"> 1966-2023</w:t>
      </w:r>
      <w:r>
        <w:t xml:space="preserve"> (Figure 1A)</w:t>
      </w:r>
      <w:r w:rsidR="5D29AA98">
        <w:t xml:space="preserve">. </w:t>
      </w:r>
      <w:r w:rsidR="67FB1036">
        <w:t>Two colonies had 6-7 surveys</w:t>
      </w:r>
      <w:r w:rsidR="4A6DCBA0">
        <w:t xml:space="preserve"> within this period</w:t>
      </w:r>
      <w:r w:rsidR="67FB1036">
        <w:t>, four had 5 surveys, five had 3-4 surveys, and one had two (Figure 2), for 51 surveys in total</w:t>
      </w:r>
      <w:r w:rsidR="0B6728F8">
        <w:t xml:space="preserve"> (7.5% of all possible surveys years</w:t>
      </w:r>
      <w:r w:rsidR="5BF1D7B6">
        <w:t xml:space="preserve"> at 12 colonies</w:t>
      </w:r>
      <w:r w:rsidR="0B6728F8">
        <w:t>)</w:t>
      </w:r>
      <w:r w:rsidR="67FB1036">
        <w:t>.</w:t>
      </w:r>
      <w:r w:rsidR="67872177">
        <w:t xml:space="preserve"> </w:t>
      </w:r>
      <w:r w:rsidR="243B2E9F">
        <w:t>Of the 51</w:t>
      </w:r>
      <w:r w:rsidR="395907E0">
        <w:t xml:space="preserve"> </w:t>
      </w:r>
      <w:r w:rsidR="7DA741FC">
        <w:t>storm</w:t>
      </w:r>
      <w:r w:rsidR="1EB0FA32">
        <w:t>-</w:t>
      </w:r>
      <w:r w:rsidR="395907E0">
        <w:t>petrel</w:t>
      </w:r>
      <w:r w:rsidR="243B2E9F">
        <w:t xml:space="preserve"> surveys, 35 (69%</w:t>
      </w:r>
      <w:r w:rsidR="1FAAD0AD">
        <w:t>)</w:t>
      </w:r>
      <w:r w:rsidR="243B2E9F">
        <w:t xml:space="preserve"> had an estimate of the error of the count</w:t>
      </w:r>
      <w:r w:rsidR="76EFAF38">
        <w:t xml:space="preserve"> (Figure 2)</w:t>
      </w:r>
      <w:r w:rsidR="243B2E9F">
        <w:t>.</w:t>
      </w:r>
      <w:r w:rsidR="30BD71BD">
        <w:t xml:space="preserve"> </w:t>
      </w:r>
    </w:p>
    <w:p w:rsidR="00143671" w:rsidP="6F26598B" w:rsidRDefault="04AAAE43" w14:paraId="2A7CE08B" w14:textId="01140829">
      <w:pPr>
        <w:ind w:firstLine="720"/>
      </w:pPr>
      <w:r>
        <w:t xml:space="preserve">Posterior predictive checks yielded a </w:t>
      </w:r>
      <w:r w:rsidR="0394264B">
        <w:t>Bayesian p</w:t>
      </w:r>
      <w:r w:rsidR="6D8E7CD5">
        <w:t>-value of</w:t>
      </w:r>
      <w:r w:rsidR="0394264B">
        <w:t xml:space="preserve"> 0.</w:t>
      </w:r>
      <w:r w:rsidR="209FFC92">
        <w:t>65</w:t>
      </w:r>
      <w:r w:rsidR="6D8E7CD5">
        <w:t xml:space="preserve"> </w:t>
      </w:r>
      <w:r w:rsidR="55D1172B">
        <w:t xml:space="preserve">and predicted counts were highly correlated with observed counts, </w:t>
      </w:r>
      <w:r w:rsidR="0394264B">
        <w:t xml:space="preserve">indicating </w:t>
      </w:r>
      <w:r w:rsidR="4BDEEC02">
        <w:t>adequate model fit</w:t>
      </w:r>
      <w:r w:rsidR="25E4FFF0">
        <w:t xml:space="preserve"> </w:t>
      </w:r>
      <w:r w:rsidR="2FD63898">
        <w:t>(</w:t>
      </w:r>
      <w:r w:rsidRPr="004844B2" w:rsidR="2FD63898">
        <w:rPr>
          <w:highlight w:val="yellow"/>
        </w:rPr>
        <w:t xml:space="preserve">Appendix </w:t>
      </w:r>
      <w:r w:rsidRPr="004844B2" w:rsidR="55D1172B">
        <w:rPr>
          <w:highlight w:val="yellow"/>
        </w:rPr>
        <w:t>XX</w:t>
      </w:r>
      <w:r w:rsidR="2FD63898">
        <w:t>)</w:t>
      </w:r>
      <w:r w:rsidR="0394264B">
        <w:t>.</w:t>
      </w:r>
      <w:r w:rsidR="55D1172B">
        <w:t xml:space="preserve"> </w:t>
      </w:r>
      <w:r>
        <w:t>Population trajectories were highly consistent among storm petrel colonies</w:t>
      </w:r>
      <w:r w:rsidR="50201AC8">
        <w:t xml:space="preserve"> (</w:t>
      </w:r>
      <w:commentRangeStart w:id="21"/>
      <w:r w:rsidR="50201AC8">
        <w:t>Fig</w:t>
      </w:r>
      <w:r w:rsidR="74254D98">
        <w:t>ure</w:t>
      </w:r>
      <w:r w:rsidR="50201AC8">
        <w:t xml:space="preserve"> </w:t>
      </w:r>
      <w:r w:rsidR="74254D98">
        <w:t>2</w:t>
      </w:r>
      <w:commentRangeEnd w:id="21"/>
      <w:r w:rsidR="00B214D8">
        <w:rPr>
          <w:rStyle w:val="CommentReference"/>
        </w:rPr>
        <w:commentReference w:id="21"/>
      </w:r>
      <w:r w:rsidR="50201AC8">
        <w:t>)</w:t>
      </w:r>
      <w:r w:rsidR="3EA81E38">
        <w:t xml:space="preserve">, </w:t>
      </w:r>
      <w:r w:rsidR="50626F37">
        <w:t xml:space="preserve">reflected by </w:t>
      </w:r>
      <w:r w:rsidR="753999FF">
        <w:t xml:space="preserve">a low </w:t>
      </w:r>
      <w:r w:rsidR="1BCC462E">
        <w:t>estimate</w:t>
      </w:r>
      <w:r w:rsidR="048DAA70">
        <w:t xml:space="preserve"> of</w:t>
      </w:r>
      <w:r w:rsidR="1BCC462E">
        <w:t xml:space="preserve"> </w:t>
      </w:r>
      <m:oMath>
        <m:sSub>
          <m:sSubPr>
            <m:ctrlPr>
              <w:rPr>
                <w:rFonts w:ascii="Cambria Math" w:hAnsi="Cambria Math"/>
                <w:i/>
              </w:rPr>
            </m:ctrlPr>
          </m:sSubPr>
          <m:e>
            <m:r>
              <w:rPr>
                <w:rFonts w:ascii="Cambria Math" w:hAnsi="Cambria Math"/>
              </w:rPr>
              <m:t>σ</m:t>
            </m:r>
          </m:e>
          <m:sub>
            <m:r>
              <w:rPr>
                <w:rFonts w:ascii="Cambria Math" w:hAnsi="Cambria Math"/>
              </w:rPr>
              <m:t>B</m:t>
            </m:r>
          </m:sub>
        </m:sSub>
      </m:oMath>
      <w:r w:rsidRPr="6AC5ED07" w:rsidR="2E36DD75">
        <w:rPr>
          <w:rFonts w:eastAsiaTheme="minorEastAsia"/>
        </w:rPr>
        <w:t xml:space="preserve"> (mean = </w:t>
      </w:r>
      <w:r w:rsidRPr="6AC5ED07" w:rsidR="4DA77BEC">
        <w:rPr>
          <w:rFonts w:eastAsiaTheme="minorEastAsia"/>
        </w:rPr>
        <w:t>0.07; 95% CRI =</w:t>
      </w:r>
      <w:r w:rsidRPr="6AC5ED07" w:rsidR="048DAA70">
        <w:rPr>
          <w:rFonts w:eastAsiaTheme="minorEastAsia"/>
        </w:rPr>
        <w:t xml:space="preserve"> 0.003 to 0.19), thereby</w:t>
      </w:r>
      <w:r w:rsidR="1BCC462E">
        <w:t xml:space="preserve"> </w:t>
      </w:r>
      <w:r w:rsidR="3EA81E38">
        <w:t xml:space="preserve">allowing </w:t>
      </w:r>
      <w:r w:rsidR="6D5FDC9C">
        <w:t xml:space="preserve">the model to </w:t>
      </w:r>
      <w:r w:rsidR="5AFD1E7B">
        <w:t xml:space="preserve">share </w:t>
      </w:r>
      <w:r w:rsidR="6A509D6F">
        <w:t xml:space="preserve">trajectory </w:t>
      </w:r>
      <w:r w:rsidR="31376716">
        <w:t xml:space="preserve">information among colonies </w:t>
      </w:r>
      <w:r w:rsidR="048DAA70">
        <w:t>and</w:t>
      </w:r>
      <w:r w:rsidR="6A509D6F">
        <w:t xml:space="preserve"> improve </w:t>
      </w:r>
      <w:r w:rsidR="0539806E">
        <w:t>estimates</w:t>
      </w:r>
      <w:r w:rsidR="048DAA70">
        <w:t xml:space="preserve"> in data-sparse colonies</w:t>
      </w:r>
      <w:r w:rsidR="50201AC8">
        <w:t>.</w:t>
      </w:r>
      <w:r w:rsidR="30BD71BD">
        <w:t xml:space="preserve"> </w:t>
      </w:r>
      <w:r w:rsidR="50201AC8">
        <w:t>In general,</w:t>
      </w:r>
      <w:r w:rsidR="300004C1">
        <w:t xml:space="preserve"> </w:t>
      </w:r>
      <w:r w:rsidR="00641FE0">
        <w:t>storm-petr</w:t>
      </w:r>
      <w:r w:rsidR="00151D93">
        <w:t>el</w:t>
      </w:r>
      <w:r w:rsidR="00641FE0">
        <w:t xml:space="preserve"> </w:t>
      </w:r>
      <w:r w:rsidR="2648E647">
        <w:t xml:space="preserve">colony </w:t>
      </w:r>
      <w:r w:rsidR="60255531">
        <w:t>abundance</w:t>
      </w:r>
      <w:r w:rsidR="2648E647">
        <w:t>s</w:t>
      </w:r>
      <w:r w:rsidR="60255531">
        <w:t xml:space="preserve"> increased </w:t>
      </w:r>
      <w:r w:rsidR="72558E04">
        <w:t>until the late 1980s, followed by declines</w:t>
      </w:r>
      <w:r w:rsidR="45FB2C95">
        <w:t xml:space="preserve"> until the </w:t>
      </w:r>
      <w:r w:rsidR="78798E10">
        <w:t>mid</w:t>
      </w:r>
      <w:r w:rsidR="10EA7060">
        <w:t>/late</w:t>
      </w:r>
      <w:r w:rsidR="45FB2C95">
        <w:t xml:space="preserve"> 2000s,</w:t>
      </w:r>
      <w:r w:rsidR="1CFDD0AE">
        <w:t xml:space="preserve"> </w:t>
      </w:r>
      <w:r w:rsidR="50201AC8">
        <w:t>with</w:t>
      </w:r>
      <w:r w:rsidR="684E66FB">
        <w:t xml:space="preserve"> apparent population stability </w:t>
      </w:r>
      <w:r w:rsidR="2648E647">
        <w:t>in the most recent decade.</w:t>
      </w:r>
      <w:r w:rsidR="4ED85537">
        <w:t xml:space="preserve"> </w:t>
      </w:r>
      <w:r w:rsidR="7B0A2222">
        <w:t xml:space="preserve">The regional </w:t>
      </w:r>
      <w:r w:rsidR="00151D93">
        <w:t xml:space="preserve">storm-petrel </w:t>
      </w:r>
      <w:r w:rsidR="7B0A2222">
        <w:t>population</w:t>
      </w:r>
      <w:r w:rsidR="4ED85537">
        <w:t xml:space="preserve"> </w:t>
      </w:r>
      <w:r w:rsidR="5DA33A2F">
        <w:t xml:space="preserve">trajectory </w:t>
      </w:r>
      <w:r w:rsidR="43F9AFD0">
        <w:t>experienced</w:t>
      </w:r>
      <w:r w:rsidR="6B18BEE8">
        <w:t xml:space="preserve"> a similar temporal pattern</w:t>
      </w:r>
      <w:r w:rsidR="6017B0CC">
        <w:t xml:space="preserve"> (Figure 4A &amp; C)</w:t>
      </w:r>
      <w:r w:rsidR="2822FB43">
        <w:t xml:space="preserve">, </w:t>
      </w:r>
      <w:r w:rsidR="57677FD9">
        <w:t>res</w:t>
      </w:r>
      <w:r w:rsidR="05E8FE27">
        <w:t xml:space="preserve">ulting in a </w:t>
      </w:r>
      <w:r w:rsidR="7F23D638">
        <w:t xml:space="preserve">trend of -0.97% per year (95% CRI = -1.93 to </w:t>
      </w:r>
      <w:r w:rsidR="6A27A119">
        <w:t>+</w:t>
      </w:r>
      <w:r w:rsidR="01E1C4F2">
        <w:t>0.06)</w:t>
      </w:r>
      <w:r w:rsidR="3716D814">
        <w:t xml:space="preserve"> over the most recent three generations,</w:t>
      </w:r>
      <w:r w:rsidR="5DCE9050">
        <w:t xml:space="preserve"> with a 97% chance the population declined</w:t>
      </w:r>
      <w:r w:rsidR="5EC803B4">
        <w:t>.</w:t>
      </w:r>
      <w:r w:rsidR="30BD71BD">
        <w:t xml:space="preserve"> </w:t>
      </w:r>
    </w:p>
    <w:p w:rsidR="6707F937" w:rsidP="6E8FFF4B" w:rsidRDefault="78207821" w14:paraId="0BC3CE6D" w14:textId="4B503FD1">
      <w:pPr>
        <w:pStyle w:val="Heading2"/>
      </w:pPr>
      <w:r>
        <w:t>Puffins</w:t>
      </w:r>
    </w:p>
    <w:p w:rsidR="4BD796D0" w:rsidP="6AC5ED07" w:rsidRDefault="2CAC03AB" w14:paraId="18F8621F" w14:textId="65DF9CA9">
      <w:pPr>
        <w:ind w:firstLine="720"/>
      </w:pPr>
      <w:r>
        <w:t>Fo</w:t>
      </w:r>
      <w:r w:rsidR="6613C6E1">
        <w:t>r</w:t>
      </w:r>
      <w:r>
        <w:t xml:space="preserve"> puffins, s</w:t>
      </w:r>
      <w:r w:rsidR="38079BB4">
        <w:t>urvey counts in at least two years were available from 2</w:t>
      </w:r>
      <w:r w:rsidR="3B46DDF0">
        <w:t>1</w:t>
      </w:r>
      <w:r w:rsidR="38079BB4">
        <w:t xml:space="preserve"> colonies in Newfoundland and Labrador, Nova Scotia, and New Brunswick</w:t>
      </w:r>
      <w:r w:rsidR="4BBFD632">
        <w:t xml:space="preserve">, as well </w:t>
      </w:r>
      <w:commentRangeStart w:id="23"/>
      <w:r w:rsidR="4BBFD632">
        <w:t>as a cumulative survey count across</w:t>
      </w:r>
      <w:commentRangeEnd w:id="23"/>
      <w:r w:rsidR="00D8601F">
        <w:rPr>
          <w:rStyle w:val="CommentReference"/>
        </w:rPr>
        <w:commentReference w:id="23"/>
      </w:r>
      <w:r w:rsidR="4BBFD632">
        <w:t xml:space="preserve"> six </w:t>
      </w:r>
      <w:commentRangeStart w:id="24"/>
      <w:r w:rsidR="4BBFD632">
        <w:t>colonies</w:t>
      </w:r>
      <w:r w:rsidR="7820647B">
        <w:t xml:space="preserve"> treated as one</w:t>
      </w:r>
      <w:r w:rsidR="4BBFD632">
        <w:t xml:space="preserve"> in the</w:t>
      </w:r>
      <w:commentRangeEnd w:id="24"/>
      <w:r w:rsidR="00C4544F">
        <w:rPr>
          <w:rStyle w:val="CommentReference"/>
        </w:rPr>
        <w:commentReference w:id="24"/>
      </w:r>
      <w:r w:rsidR="4BBFD632">
        <w:t xml:space="preserve"> North Shore Migratory Bird Sanctuaries in Quebec, </w:t>
      </w:r>
      <w:r w:rsidR="38079BB4">
        <w:t xml:space="preserve">over the </w:t>
      </w:r>
      <w:r w:rsidR="677B72EB">
        <w:t xml:space="preserve">56-year </w:t>
      </w:r>
      <w:r w:rsidR="38079BB4">
        <w:t>period</w:t>
      </w:r>
      <w:r w:rsidR="79405641">
        <w:t xml:space="preserve"> from</w:t>
      </w:r>
      <w:r w:rsidR="38079BB4">
        <w:t xml:space="preserve"> 1965-2023 (Figure 1B). </w:t>
      </w:r>
      <w:commentRangeStart w:id="25"/>
      <w:r w:rsidR="0E1A18B7">
        <w:t xml:space="preserve">One colony had 20 surveys within this period, one had 11 surveys, nine had 3-4 surveys, </w:t>
      </w:r>
      <w:r w:rsidR="13A62AFB">
        <w:t xml:space="preserve">and eight had two </w:t>
      </w:r>
      <w:r w:rsidR="0E1A18B7">
        <w:t xml:space="preserve">(Figure </w:t>
      </w:r>
      <w:r w:rsidR="55645522">
        <w:t>3</w:t>
      </w:r>
      <w:r w:rsidR="0E1A18B7">
        <w:t xml:space="preserve">), for </w:t>
      </w:r>
      <w:r w:rsidR="2D98057E">
        <w:t xml:space="preserve">100 </w:t>
      </w:r>
      <w:r w:rsidR="0E1A18B7">
        <w:t>surveys in total</w:t>
      </w:r>
      <w:r w:rsidR="0BF90757">
        <w:t xml:space="preserve"> (8.5% of all possible survey years at 2</w:t>
      </w:r>
      <w:r w:rsidR="62376A61">
        <w:t>2</w:t>
      </w:r>
      <w:r w:rsidR="0BF90757">
        <w:t xml:space="preserve"> colonies)</w:t>
      </w:r>
      <w:r w:rsidR="0E1A18B7">
        <w:t xml:space="preserve">. Of the </w:t>
      </w:r>
      <w:r w:rsidR="7CD35E5F">
        <w:t>100</w:t>
      </w:r>
      <w:r w:rsidR="0E1A18B7">
        <w:t xml:space="preserve"> </w:t>
      </w:r>
      <w:r w:rsidR="0C5182E8">
        <w:t xml:space="preserve">puffin </w:t>
      </w:r>
      <w:r w:rsidR="0E1A18B7">
        <w:t xml:space="preserve">surveys, </w:t>
      </w:r>
      <w:r w:rsidR="5ACFD014">
        <w:t>57</w:t>
      </w:r>
      <w:r w:rsidR="0E1A18B7">
        <w:t xml:space="preserve"> (</w:t>
      </w:r>
      <w:r w:rsidR="3967D9AD">
        <w:t>57</w:t>
      </w:r>
      <w:r w:rsidR="0E1A18B7">
        <w:t xml:space="preserve">%) had an estimate of the standard error of the count (Figure </w:t>
      </w:r>
      <w:r w:rsidR="63B76BEE">
        <w:t>3</w:t>
      </w:r>
      <w:r w:rsidR="0E1A18B7">
        <w:t xml:space="preserve">). </w:t>
      </w:r>
      <w:commentRangeEnd w:id="25"/>
      <w:r w:rsidR="00F704A5">
        <w:rPr>
          <w:rStyle w:val="CommentReference"/>
        </w:rPr>
        <w:commentReference w:id="25"/>
      </w:r>
    </w:p>
    <w:p w:rsidR="008E61B3" w:rsidP="00612450" w:rsidRDefault="00D53362" w14:paraId="2426FCE2" w14:textId="46934DA9">
      <w:pPr>
        <w:ind w:firstLine="720"/>
      </w:pPr>
      <w:r>
        <w:t xml:space="preserve">Posterior predictive </w:t>
      </w:r>
      <w:r w:rsidR="00B578A7">
        <w:t xml:space="preserve">and plots of observed versus predicted values indicated adequate model fit (Bayesian p-value = 0.41; </w:t>
      </w:r>
      <w:r w:rsidRPr="00214521" w:rsidR="00B578A7">
        <w:rPr>
          <w:highlight w:val="yellow"/>
        </w:rPr>
        <w:t>Appendix XX</w:t>
      </w:r>
      <w:r w:rsidR="00B578A7">
        <w:t>)</w:t>
      </w:r>
      <w:r>
        <w:t xml:space="preserve">. </w:t>
      </w:r>
      <w:r w:rsidR="00837864">
        <w:t>In contrast to</w:t>
      </w:r>
      <w:r w:rsidR="00407368">
        <w:t xml:space="preserve"> storm-petrels, </w:t>
      </w:r>
      <w:r w:rsidR="005037CB">
        <w:t xml:space="preserve">puffin </w:t>
      </w:r>
      <w:r w:rsidR="007700E4">
        <w:t>trajectories</w:t>
      </w:r>
      <w:r w:rsidR="003C7432">
        <w:t xml:space="preserve"> varied substantially among colonies</w:t>
      </w:r>
      <w:r w:rsidR="00FE3C31">
        <w:t xml:space="preserve"> (Figure 3)</w:t>
      </w:r>
      <w:r w:rsidR="007700E4">
        <w:t xml:space="preserve">. </w:t>
      </w:r>
      <w:commentRangeStart w:id="26"/>
      <w:r w:rsidR="00036FBC">
        <w:t xml:space="preserve">Several colonies experienced large population increases (e.g., </w:t>
      </w:r>
      <w:r w:rsidR="001F4705">
        <w:t>Gull Island</w:t>
      </w:r>
      <w:r w:rsidR="00813C0C">
        <w:t>, Machias Seal Island</w:t>
      </w:r>
      <w:r w:rsidR="001F4705">
        <w:t>)</w:t>
      </w:r>
      <w:r w:rsidR="00813C0C">
        <w:t xml:space="preserve"> while others remained relatively stable (</w:t>
      </w:r>
      <w:r w:rsidR="003E3687">
        <w:t>e.g., Great Island, North Shore Migratory Bird Sanctuaries</w:t>
      </w:r>
      <w:r w:rsidR="00DA0A04">
        <w:t>) or declined</w:t>
      </w:r>
      <w:r w:rsidR="00A22759">
        <w:t xml:space="preserve"> (</w:t>
      </w:r>
      <w:r w:rsidR="00DA0A04">
        <w:t xml:space="preserve">e.g., </w:t>
      </w:r>
      <w:r w:rsidR="00A22759">
        <w:t>Gannet Clusters 3</w:t>
      </w:r>
      <w:r w:rsidR="00DA0A04">
        <w:t xml:space="preserve"> and 4</w:t>
      </w:r>
      <w:commentRangeEnd w:id="26"/>
      <w:r w:rsidR="00854CC0">
        <w:rPr>
          <w:rStyle w:val="CommentReference"/>
        </w:rPr>
        <w:commentReference w:id="26"/>
      </w:r>
      <w:r w:rsidR="00A22759">
        <w:t>)</w:t>
      </w:r>
      <w:r w:rsidR="00DA0A04">
        <w:t>.</w:t>
      </w:r>
      <w:r w:rsidR="002E381C">
        <w:t xml:space="preserve"> Accordingly, </w:t>
      </w:r>
      <w:r w:rsidR="00491E91">
        <w:t xml:space="preserve">the random effect structure of our model </w:t>
      </w:r>
      <w:r w:rsidR="00AE3E90">
        <w:t>shared little information on trajector</w:t>
      </w:r>
      <w:r w:rsidR="00A9054D">
        <w:t xml:space="preserve">y shape </w:t>
      </w:r>
      <w:r w:rsidR="00AE3E90">
        <w:t xml:space="preserve">among </w:t>
      </w:r>
      <w:r w:rsidR="00962D36">
        <w:t xml:space="preserve">puffin </w:t>
      </w:r>
      <w:r w:rsidR="00AE3E90">
        <w:t>colonies</w:t>
      </w:r>
      <w:r w:rsidR="00526078">
        <w:t xml:space="preserve"> </w:t>
      </w:r>
      <w:r w:rsidR="00526078">
        <w:rPr>
          <w:rFonts w:eastAsiaTheme="minorEastAsia"/>
        </w:rPr>
        <w:t xml:space="preserve">(mean estimate of </w:t>
      </w:r>
      <m:oMath>
        <m:sSub>
          <m:sSubPr>
            <m:ctrlPr>
              <w:rPr>
                <w:rFonts w:ascii="Cambria Math" w:hAnsi="Cambria Math"/>
                <w:i/>
              </w:rPr>
            </m:ctrlPr>
          </m:sSubPr>
          <m:e>
            <m:r>
              <w:rPr>
                <w:rFonts w:ascii="Cambria Math" w:hAnsi="Cambria Math"/>
              </w:rPr>
              <m:t>σ</m:t>
            </m:r>
          </m:e>
          <m:sub>
            <m:r>
              <w:rPr>
                <w:rFonts w:ascii="Cambria Math" w:hAnsi="Cambria Math"/>
              </w:rPr>
              <m:t>B</m:t>
            </m:r>
          </m:sub>
        </m:sSub>
      </m:oMath>
      <w:r w:rsidR="00526078">
        <w:rPr>
          <w:rFonts w:eastAsiaTheme="minorEastAsia"/>
        </w:rPr>
        <w:t xml:space="preserve"> = 0.43; 95% CRI = 0.31 to 0.58)</w:t>
      </w:r>
      <w:r w:rsidR="00A9054D">
        <w:t xml:space="preserve">, leading to large uncertainty </w:t>
      </w:r>
      <w:r w:rsidR="006D686C">
        <w:t>in some colony estimates (e.g., Baccalieu Island)</w:t>
      </w:r>
      <w:r w:rsidR="00526078">
        <w:t xml:space="preserve"> and</w:t>
      </w:r>
      <w:r w:rsidR="001862C9">
        <w:t xml:space="preserve"> reducing the precision of </w:t>
      </w:r>
      <w:r w:rsidR="0064197E">
        <w:t>the regional trajectory estimate</w:t>
      </w:r>
      <w:r w:rsidR="001862C9">
        <w:t xml:space="preserve"> in some periods of the time series</w:t>
      </w:r>
      <w:r w:rsidR="0064197E">
        <w:t xml:space="preserve">. The regional </w:t>
      </w:r>
      <w:r w:rsidR="00FE0BDD">
        <w:t xml:space="preserve">puffin </w:t>
      </w:r>
      <w:r w:rsidR="003474B3">
        <w:t xml:space="preserve">trajectory was highly uncertain until the late 1970s, after which there was strong evidence </w:t>
      </w:r>
      <w:r w:rsidR="00F7233F">
        <w:t>of population growth</w:t>
      </w:r>
      <w:r w:rsidR="00256B01">
        <w:t xml:space="preserve"> in the late 1980s, and </w:t>
      </w:r>
      <w:r w:rsidR="00CD2A8E">
        <w:t xml:space="preserve">ongoing </w:t>
      </w:r>
      <w:r w:rsidR="00256B01">
        <w:t>growth or stability thereafter</w:t>
      </w:r>
      <w:r w:rsidR="00FE3C31">
        <w:t xml:space="preserve"> (Figure 4B &amp; D)</w:t>
      </w:r>
      <w:r w:rsidR="00F7233F">
        <w:t>.</w:t>
      </w:r>
      <w:r w:rsidR="00080494">
        <w:t xml:space="preserve"> Over the most recent </w:t>
      </w:r>
      <w:r w:rsidR="007A4A32">
        <w:t>three</w:t>
      </w:r>
      <w:r w:rsidR="00080494">
        <w:t xml:space="preserve"> generations, </w:t>
      </w:r>
      <w:r w:rsidR="00E07790">
        <w:t xml:space="preserve">the </w:t>
      </w:r>
      <w:r w:rsidR="00993D6F">
        <w:t>regional</w:t>
      </w:r>
      <w:r w:rsidR="00151D93">
        <w:t xml:space="preserve"> puffin</w:t>
      </w:r>
      <w:r w:rsidR="00993D6F">
        <w:t xml:space="preserve"> </w:t>
      </w:r>
      <w:r w:rsidR="00741BB5">
        <w:t xml:space="preserve">trend </w:t>
      </w:r>
      <w:r w:rsidR="00993D6F">
        <w:t xml:space="preserve">estimate </w:t>
      </w:r>
      <w:r w:rsidR="00741BB5">
        <w:t>was +1.91% per year (95% CRI = +0.31 to +4.09), with a 99% chance the population trend was positive</w:t>
      </w:r>
      <w:r w:rsidR="00993D6F">
        <w:t>.</w:t>
      </w:r>
    </w:p>
    <w:p w:rsidRPr="00612450" w:rsidR="00EC2288" w:rsidP="00612450" w:rsidRDefault="00EC2288" w14:paraId="22BF1475" w14:textId="77777777">
      <w:pPr>
        <w:ind w:firstLine="720"/>
        <w:rPr>
          <w:color w:val="70AD47" w:themeColor="accent6"/>
        </w:rPr>
      </w:pPr>
    </w:p>
    <w:p w:rsidR="00B064F6" w:rsidP="00B064F6" w:rsidRDefault="00B064F6" w14:paraId="766CC3C2" w14:textId="634D363F">
      <w:pPr>
        <w:pStyle w:val="Heading1"/>
      </w:pPr>
      <w:r>
        <w:t>DISCUSSION</w:t>
      </w:r>
    </w:p>
    <w:p w:rsidR="00B24562" w:rsidP="0091393A" w:rsidRDefault="3D96646B" w14:paraId="2CB087E0" w14:textId="2CEA8920">
      <w:pPr>
        <w:spacing w:line="240" w:lineRule="auto"/>
        <w:ind w:firstLine="720"/>
      </w:pPr>
      <w:r>
        <w:t xml:space="preserve">Seabird </w:t>
      </w:r>
      <w:r w:rsidR="54D50E49">
        <w:t xml:space="preserve">colony </w:t>
      </w:r>
      <w:r>
        <w:t>monitoring data are</w:t>
      </w:r>
      <w:r w:rsidR="29BA5405">
        <w:t xml:space="preserve"> hard-earned and critical </w:t>
      </w:r>
      <w:r>
        <w:t>for</w:t>
      </w:r>
      <w:r w:rsidDel="00F40CC8">
        <w:t xml:space="preserve"> </w:t>
      </w:r>
      <w:r w:rsidR="00342D89">
        <w:t>many</w:t>
      </w:r>
      <w:r w:rsidR="00F40CC8">
        <w:t xml:space="preserve"> </w:t>
      </w:r>
      <w:r w:rsidR="5451E091">
        <w:t xml:space="preserve">conservation and management </w:t>
      </w:r>
      <w:r w:rsidR="54D50E49">
        <w:t>purposes, including status and trend assessments, impact assessment</w:t>
      </w:r>
      <w:r w:rsidR="11A2898A">
        <w:t>s</w:t>
      </w:r>
      <w:r w:rsidR="54D50E49">
        <w:t xml:space="preserve">, </w:t>
      </w:r>
      <w:r w:rsidR="02A3D158">
        <w:t xml:space="preserve">and </w:t>
      </w:r>
      <w:r w:rsidR="11A2898A">
        <w:t xml:space="preserve">as </w:t>
      </w:r>
      <w:r w:rsidR="54D50E49">
        <w:t>indicators</w:t>
      </w:r>
      <w:r w:rsidR="02A3D158">
        <w:t xml:space="preserve"> of marine ecosystem health</w:t>
      </w:r>
      <w:r w:rsidR="7E173D1E">
        <w:t xml:space="preserve"> (Bird et al. 2021)</w:t>
      </w:r>
      <w:r w:rsidR="02A3D158">
        <w:t>.</w:t>
      </w:r>
      <w:r w:rsidR="54D50E49">
        <w:t xml:space="preserve"> </w:t>
      </w:r>
      <w:r w:rsidR="637E14C6">
        <w:t xml:space="preserve">However, sound inference requires </w:t>
      </w:r>
      <w:r w:rsidR="6696F18D">
        <w:t>account</w:t>
      </w:r>
      <w:r w:rsidR="637E14C6">
        <w:t>ing</w:t>
      </w:r>
      <w:r w:rsidR="6696F18D">
        <w:t xml:space="preserve"> </w:t>
      </w:r>
      <w:r w:rsidR="6EBE3F10">
        <w:t xml:space="preserve">for </w:t>
      </w:r>
      <w:r w:rsidR="1091F94F">
        <w:t>complex</w:t>
      </w:r>
      <w:r w:rsidR="6EBE3F10">
        <w:t xml:space="preserve"> features of their population biology</w:t>
      </w:r>
      <w:r w:rsidR="7F7693E8">
        <w:t xml:space="preserve"> (</w:t>
      </w:r>
      <w:r w:rsidR="7C924DFE">
        <w:t xml:space="preserve">i.e., </w:t>
      </w:r>
      <w:r w:rsidR="1091F94F">
        <w:t>non-linear</w:t>
      </w:r>
      <w:r w:rsidR="7F7693E8">
        <w:t xml:space="preserve"> population trajectories, highly variable counts among years, large differences in relative abundance among colonies</w:t>
      </w:r>
      <w:r w:rsidR="18910BCE">
        <w:t xml:space="preserve">; </w:t>
      </w:r>
      <w:r w:rsidR="044E157F">
        <w:t>Palecz</w:t>
      </w:r>
      <w:r w:rsidR="7DCC722C">
        <w:t>ny et al. 2015</w:t>
      </w:r>
      <w:r w:rsidR="7F7693E8">
        <w:t>)</w:t>
      </w:r>
      <w:r w:rsidR="6EBE3F10">
        <w:t xml:space="preserve"> a</w:t>
      </w:r>
      <w:r w:rsidR="016D3DE8">
        <w:t>s well as</w:t>
      </w:r>
      <w:r w:rsidR="6EBE3F10">
        <w:t xml:space="preserve"> observation processes </w:t>
      </w:r>
      <w:r w:rsidR="7F7693E8">
        <w:t>(</w:t>
      </w:r>
      <w:r w:rsidR="7C924DFE">
        <w:t xml:space="preserve">i.e., </w:t>
      </w:r>
      <w:r w:rsidR="353B36E8">
        <w:t xml:space="preserve">substantial </w:t>
      </w:r>
      <w:r w:rsidR="3F517F74">
        <w:t>observation error,</w:t>
      </w:r>
      <w:r w:rsidR="2D370C67">
        <w:t xml:space="preserve"> </w:t>
      </w:r>
      <w:r w:rsidR="0FC25A65">
        <w:t xml:space="preserve">highly </w:t>
      </w:r>
      <w:r w:rsidR="2AC0F41D">
        <w:t>intermittent</w:t>
      </w:r>
      <w:r w:rsidR="0FC25A65">
        <w:t xml:space="preserve"> and imbalanced survey</w:t>
      </w:r>
      <w:r w:rsidR="3F517F74">
        <w:t xml:space="preserve"> </w:t>
      </w:r>
      <w:r w:rsidR="2F75D2A2">
        <w:t>data</w:t>
      </w:r>
      <w:r w:rsidR="18910BCE">
        <w:t>;</w:t>
      </w:r>
      <w:r w:rsidR="2E6BC63D">
        <w:t xml:space="preserve"> Bird et al. 2021</w:t>
      </w:r>
      <w:r w:rsidR="7F7693E8">
        <w:t>)</w:t>
      </w:r>
      <w:r w:rsidR="38B9943D">
        <w:t xml:space="preserve">. </w:t>
      </w:r>
      <w:r w:rsidR="72B08D04">
        <w:t xml:space="preserve">Our model </w:t>
      </w:r>
      <w:r w:rsidR="2997AF3E">
        <w:t xml:space="preserve">accommodates these </w:t>
      </w:r>
      <w:r w:rsidR="30C6C0AA">
        <w:t xml:space="preserve">complexities </w:t>
      </w:r>
      <w:r w:rsidR="72B08D04">
        <w:t xml:space="preserve">and </w:t>
      </w:r>
      <w:r w:rsidR="019AA08A">
        <w:t xml:space="preserve">propagates </w:t>
      </w:r>
      <w:r w:rsidR="2307B895">
        <w:t>uncertainty</w:t>
      </w:r>
      <w:r w:rsidR="434AFE91">
        <w:t xml:space="preserve"> to estimates of regional population dynamics</w:t>
      </w:r>
      <w:r w:rsidR="08730FF8">
        <w:t xml:space="preserve"> via Bayesian </w:t>
      </w:r>
      <w:r w:rsidR="7258084B">
        <w:t>methods</w:t>
      </w:r>
      <w:r w:rsidR="5D704F65">
        <w:t>.</w:t>
      </w:r>
      <w:r w:rsidR="77CD1E18">
        <w:t xml:space="preserve"> </w:t>
      </w:r>
    </w:p>
    <w:p w:rsidR="00E0291B" w:rsidP="0091393A" w:rsidRDefault="00E0291B" w14:paraId="42F5C69B" w14:textId="77777777">
      <w:pPr>
        <w:spacing w:line="240" w:lineRule="auto"/>
        <w:ind w:firstLine="720"/>
      </w:pPr>
    </w:p>
    <w:p w:rsidR="00BA38C5" w:rsidP="002253C2" w:rsidRDefault="00B40753" w14:paraId="286FCE96" w14:textId="04A2042C">
      <w:pPr>
        <w:pStyle w:val="Heading2"/>
      </w:pPr>
      <w:r>
        <w:t>Methodological c</w:t>
      </w:r>
      <w:r w:rsidR="006171FC">
        <w:t>on</w:t>
      </w:r>
      <w:r w:rsidR="00246DD6">
        <w:t>s</w:t>
      </w:r>
      <w:r w:rsidR="006171FC">
        <w:t>ideration</w:t>
      </w:r>
      <w:commentRangeStart w:id="27"/>
      <w:r w:rsidR="006171FC">
        <w:t>s</w:t>
      </w:r>
      <w:commentRangeEnd w:id="27"/>
      <w:r w:rsidR="006171FC">
        <w:rPr>
          <w:rStyle w:val="CommentReference"/>
          <w:rFonts w:asciiTheme="minorHAnsi" w:hAnsiTheme="minorHAnsi" w:eastAsiaTheme="minorHAnsi" w:cstheme="minorBidi"/>
          <w:color w:val="auto"/>
        </w:rPr>
        <w:commentReference w:id="27"/>
      </w:r>
      <w:r w:rsidR="00246DD6">
        <w:t xml:space="preserve"> </w:t>
      </w:r>
      <w:r>
        <w:t xml:space="preserve">: </w:t>
      </w:r>
      <w:r w:rsidR="008B7655">
        <w:t>coverage, timeframe and colony size</w:t>
      </w:r>
      <w:r>
        <w:t xml:space="preserve"> </w:t>
      </w:r>
    </w:p>
    <w:p w:rsidR="007E066E" w:rsidP="6AC5ED07" w:rsidRDefault="2D9E769D" w14:paraId="1DE4E273" w14:textId="6361B9D5">
      <w:pPr>
        <w:spacing w:line="240" w:lineRule="auto"/>
        <w:ind w:firstLine="720"/>
      </w:pPr>
      <w:r>
        <w:t>For colonial seabirds in general, regional population trajectories tend to depend heavily on the dynamics of a few extremely large colonies where routine monitoring is an obvious priority for regional status assessments</w:t>
      </w:r>
      <w:r w:rsidR="00441CDA">
        <w:t xml:space="preserve">, </w:t>
      </w:r>
      <w:r w:rsidR="006776D6">
        <w:t>bu</w:t>
      </w:r>
      <w:r w:rsidR="00441CDA">
        <w:t>t smaller colonies still pr</w:t>
      </w:r>
      <w:r w:rsidR="00AC2629">
        <w:t>ovide key information</w:t>
      </w:r>
      <w:r>
        <w:t xml:space="preserve">. </w:t>
      </w:r>
      <w:commentRangeStart w:id="28"/>
      <w:r>
        <w:t xml:space="preserve">For storm-petrels in </w:t>
      </w:r>
      <w:r w:rsidR="54FDE91E">
        <w:t>e</w:t>
      </w:r>
      <w:r>
        <w:t>astern Canada, more than 70% of the population currently breeds on Baccalieu Island, while more than 70% of the regional puffin population breeds on three islands (Baccalieu, Great, and Gull Islands)</w:t>
      </w:r>
      <w:commentRangeEnd w:id="28"/>
      <w:r w:rsidR="006317FB">
        <w:rPr>
          <w:rStyle w:val="CommentReference"/>
        </w:rPr>
        <w:commentReference w:id="28"/>
      </w:r>
      <w:r>
        <w:t xml:space="preserve">. </w:t>
      </w:r>
      <w:r w:rsidR="3BD7866F">
        <w:t xml:space="preserve">Nevertheless, in our storm-petrel case study, monitoring </w:t>
      </w:r>
      <w:r w:rsidR="00FE3F25">
        <w:t xml:space="preserve">of </w:t>
      </w:r>
      <w:r w:rsidR="3BD7866F">
        <w:t>smaller colonies help</w:t>
      </w:r>
      <w:r w:rsidR="006E609C">
        <w:t>ed to</w:t>
      </w:r>
      <w:r w:rsidR="3BD7866F">
        <w:t xml:space="preserve"> constrain historical population estimates at the large Baccalieu colony.</w:t>
      </w:r>
      <w:r>
        <w:t xml:space="preserve"> Our dataset included 21 surveys at 11 storm-petrel colonies prior to 1984 (i.e., prior to the first reliable survey available at the large Baccalieu colony). Our model was able to provide an informed “hindcast” of the trajectory at Baccalieu and therefore the regional trajectory prior to 1984 based on observed population increases at </w:t>
      </w:r>
      <w:r w:rsidR="5A7AAD48">
        <w:t xml:space="preserve">both </w:t>
      </w:r>
      <w:r>
        <w:t xml:space="preserve">the </w:t>
      </w:r>
      <w:r w:rsidR="654DB791">
        <w:t xml:space="preserve">larger and </w:t>
      </w:r>
      <w:r>
        <w:t xml:space="preserve">smaller colonies during this period, </w:t>
      </w:r>
      <w:r w:rsidR="00897CB4">
        <w:t>and strong evidence from our model results that all colonies share similar trajectories throughout the remainder of the time series</w:t>
      </w:r>
      <w:r w:rsidR="00CD57AB">
        <w:t xml:space="preserve">. </w:t>
      </w:r>
      <w:r w:rsidDel="005C73B7" w:rsidR="00897CB4">
        <w:t xml:space="preserve"> </w:t>
      </w:r>
      <w:r w:rsidR="00CD57AB">
        <w:t>This pattern is also</w:t>
      </w:r>
      <w:r w:rsidDel="005C73B7">
        <w:t xml:space="preserve"> </w:t>
      </w:r>
      <w:r w:rsidR="005C73B7">
        <w:t xml:space="preserve">consistent </w:t>
      </w:r>
      <w:r>
        <w:t>with</w:t>
      </w:r>
      <w:r w:rsidR="7461A1EE">
        <w:t xml:space="preserve"> indirect paleo</w:t>
      </w:r>
      <w:r w:rsidR="6E3B2989">
        <w:t>environmental</w:t>
      </w:r>
      <w:r w:rsidR="7461A1EE">
        <w:t xml:space="preserve"> evidence that th</w:t>
      </w:r>
      <w:r w:rsidR="15EAAF73">
        <w:t>e Baccalieu</w:t>
      </w:r>
      <w:r w:rsidR="7461A1EE">
        <w:t xml:space="preserve"> colony grew substantially during these earlier ye</w:t>
      </w:r>
      <w:r w:rsidR="6C4AA75A">
        <w:t>ars (</w:t>
      </w:r>
      <w:r w:rsidR="7AD506EE">
        <w:t>Duda et al. 2020</w:t>
      </w:r>
      <w:r w:rsidR="6C4AA75A">
        <w:t>)</w:t>
      </w:r>
      <w:r>
        <w:t>.</w:t>
      </w:r>
      <w:r w:rsidR="4E9C414B">
        <w:t xml:space="preserve"> </w:t>
      </w:r>
    </w:p>
    <w:p w:rsidR="2D9E769D" w:rsidP="6AC5ED07" w:rsidRDefault="29BAA022" w14:paraId="1A773F46" w14:textId="1A0E2BFB">
      <w:pPr>
        <w:spacing w:line="240" w:lineRule="auto"/>
        <w:ind w:firstLine="720"/>
      </w:pPr>
      <w:r>
        <w:t xml:space="preserve">Generally, certainty in </w:t>
      </w:r>
      <w:r w:rsidR="4E9C414B">
        <w:t>GAMM-based projections informed by colony monitoring over time</w:t>
      </w:r>
      <w:r w:rsidR="76138FFF">
        <w:t xml:space="preserve"> will decrease</w:t>
      </w:r>
      <w:r w:rsidR="4E9C414B">
        <w:t xml:space="preserve"> towards the earlie</w:t>
      </w:r>
      <w:r w:rsidR="3678A832">
        <w:t>r</w:t>
      </w:r>
      <w:r w:rsidR="4E9C414B">
        <w:t xml:space="preserve"> and mo</w:t>
      </w:r>
      <w:r w:rsidR="216FED36">
        <w:t>re</w:t>
      </w:r>
      <w:r w:rsidR="4E9C414B">
        <w:t xml:space="preserve"> recent years of the time series when </w:t>
      </w:r>
      <w:proofErr w:type="gramStart"/>
      <w:r w:rsidR="00DF3998">
        <w:t>typically</w:t>
      </w:r>
      <w:proofErr w:type="gramEnd"/>
      <w:r w:rsidR="00DF3998">
        <w:t xml:space="preserve"> </w:t>
      </w:r>
      <w:r w:rsidR="4E9C414B">
        <w:t xml:space="preserve">fewer colonies were censused. It follows that selected segments of trajectories may </w:t>
      </w:r>
      <w:r w:rsidR="3D1AF343">
        <w:t>make</w:t>
      </w:r>
      <w:r w:rsidR="4E9C414B">
        <w:t xml:space="preserve"> more appropriate time intervals for informing conservation-based uses, and identification of less reliable segments should be made by experts most familiar with </w:t>
      </w:r>
      <w:r w:rsidR="1BCB7AF4">
        <w:t>regional</w:t>
      </w:r>
      <w:r w:rsidR="4E9C414B">
        <w:t xml:space="preserve"> nuances. Ultimately, the choice of appropriate time interval depends on the objective. In our case, we reported trends </w:t>
      </w:r>
      <w:commentRangeStart w:id="29"/>
      <w:r w:rsidR="4E9C414B">
        <w:t>over the past 3-generations, inclusive of the full monitoring time series</w:t>
      </w:r>
      <w:commentRangeEnd w:id="29"/>
      <w:r>
        <w:commentReference w:id="29"/>
      </w:r>
      <w:r w:rsidR="4E9C414B">
        <w:t xml:space="preserve">, to </w:t>
      </w:r>
      <w:r w:rsidR="00B53FA6">
        <w:t xml:space="preserve">illustrate how </w:t>
      </w:r>
      <w:r w:rsidR="4E9C414B">
        <w:t xml:space="preserve">model results </w:t>
      </w:r>
      <w:r w:rsidR="00D9446E">
        <w:t xml:space="preserve">would be interpreted </w:t>
      </w:r>
      <w:r w:rsidR="4E9C414B">
        <w:t xml:space="preserve">relative to a conservation objective such as the IUCN or COSEWIC’s species status assessment criteria. Despite increased uncertainty in the most recent years of the </w:t>
      </w:r>
      <w:commentRangeStart w:id="30"/>
      <w:r w:rsidR="4E9C414B">
        <w:t>projected</w:t>
      </w:r>
      <w:commentRangeEnd w:id="30"/>
      <w:r>
        <w:commentReference w:id="30"/>
      </w:r>
      <w:r w:rsidR="4E9C414B">
        <w:t xml:space="preserve"> trajector</w:t>
      </w:r>
      <w:r w:rsidR="601B875E">
        <w:t>ies</w:t>
      </w:r>
      <w:r w:rsidR="4E9C414B">
        <w:t xml:space="preserve">, our 3-generation trends still provided high confidence that the regional puffin population in </w:t>
      </w:r>
      <w:r w:rsidR="00482BA7">
        <w:t>e</w:t>
      </w:r>
      <w:r w:rsidR="4E9C414B">
        <w:t>astern Canada experienced growth (99% probability) while the storm-petrel population declined (97% probability). A 10-year trend estimate</w:t>
      </w:r>
      <w:r w:rsidR="18A940A8">
        <w:t xml:space="preserve">, </w:t>
      </w:r>
      <w:r w:rsidR="5681FBEF">
        <w:t xml:space="preserve">like those commonly </w:t>
      </w:r>
      <w:r w:rsidR="18ADA67A">
        <w:t>reported</w:t>
      </w:r>
      <w:r w:rsidR="5681FBEF">
        <w:t xml:space="preserve"> by the</w:t>
      </w:r>
      <w:r w:rsidR="72017CCD">
        <w:t xml:space="preserve"> Canadian and US Federal governments</w:t>
      </w:r>
      <w:r w:rsidR="5681FBEF">
        <w:t xml:space="preserve"> </w:t>
      </w:r>
      <w:r w:rsidR="18A940A8">
        <w:t>for example,</w:t>
      </w:r>
      <w:r w:rsidR="4E9C414B">
        <w:t xml:space="preserve"> would have much lower reliability at the end of the time series, and would need to be interpreted with caution</w:t>
      </w:r>
      <w:r w:rsidR="4BFB075C">
        <w:t xml:space="preserve"> relative to the underlying data and resulting credible intervals</w:t>
      </w:r>
      <w:r w:rsidR="4F39A8BD">
        <w:t>, as evidenced by our simulation exercise</w:t>
      </w:r>
      <w:r w:rsidR="4E9C414B">
        <w:t>.</w:t>
      </w:r>
      <w:commentRangeStart w:id="31"/>
      <w:commentRangeStart w:id="32"/>
      <w:commentRangeEnd w:id="31"/>
      <w:r>
        <w:commentReference w:id="31"/>
      </w:r>
      <w:commentRangeEnd w:id="32"/>
      <w:r>
        <w:commentReference w:id="32"/>
      </w:r>
    </w:p>
    <w:p w:rsidR="00C35640" w:rsidP="68260609" w:rsidRDefault="792A2CD6" w14:paraId="6E18B21E" w14:textId="06169E1B">
      <w:pPr>
        <w:spacing w:line="240" w:lineRule="auto"/>
        <w:ind w:firstLine="720"/>
      </w:pPr>
      <w:commentRangeStart w:id="33"/>
      <w:r>
        <w:t>While</w:t>
      </w:r>
      <w:commentRangeEnd w:id="33"/>
      <w:r w:rsidR="746B406E">
        <w:rPr>
          <w:rStyle w:val="CommentReference"/>
        </w:rPr>
        <w:commentReference w:id="33"/>
      </w:r>
      <w:r>
        <w:t xml:space="preserve"> a strength of this approach is that data from colonies of varying sizes, census frequency and count accuracy can contribute to estimates of regional trajectories and trends, discretion should </w:t>
      </w:r>
      <w:r w:rsidR="6A659C97">
        <w:t xml:space="preserve">still </w:t>
      </w:r>
      <w:r>
        <w:t>be used if considering monitored colonies that are exceedingly small. Small populations can be subject to high demographic stochasticity, and population dynamics can be governed by fundamentally different processes than the regional population at large, which c</w:t>
      </w:r>
      <w:r w:rsidR="5B992AA6">
        <w:t>ould</w:t>
      </w:r>
      <w:r>
        <w:t xml:space="preserve"> in turn </w:t>
      </w:r>
      <w:commentRangeStart w:id="34"/>
      <w:commentRangeStart w:id="35"/>
      <w:r w:rsidR="0667BAEA">
        <w:t xml:space="preserve">distort </w:t>
      </w:r>
      <w:commentRangeEnd w:id="34"/>
      <w:r w:rsidR="746B406E">
        <w:rPr>
          <w:rStyle w:val="CommentReference"/>
        </w:rPr>
        <w:commentReference w:id="34"/>
      </w:r>
      <w:commentRangeEnd w:id="35"/>
      <w:r w:rsidR="746B406E">
        <w:rPr>
          <w:rStyle w:val="CommentReference"/>
        </w:rPr>
        <w:commentReference w:id="35"/>
      </w:r>
      <w:r>
        <w:t xml:space="preserve">the regional trajectory, despite their small size. We considered </w:t>
      </w:r>
      <w:r w:rsidR="0828DF15">
        <w:t xml:space="preserve">that </w:t>
      </w:r>
      <w:r>
        <w:t xml:space="preserve">this </w:t>
      </w:r>
      <w:r w:rsidR="0828DF15">
        <w:t xml:space="preserve">might </w:t>
      </w:r>
      <w:r>
        <w:t>be an issue in our puffin dataset, as two colonies had m</w:t>
      </w:r>
      <w:r w:rsidR="270DC8B5">
        <w:t>ean</w:t>
      </w:r>
      <w:r>
        <w:t xml:space="preserve"> counts of &lt;1</w:t>
      </w:r>
      <w:r w:rsidR="003C961F">
        <w:t>00, while all others had &gt;1,000</w:t>
      </w:r>
      <w:r>
        <w:t xml:space="preserve">. </w:t>
      </w:r>
      <w:commentRangeStart w:id="36"/>
      <w:r>
        <w:t xml:space="preserve">Thus, we ran the model with all 22 colonies </w:t>
      </w:r>
      <w:proofErr w:type="gramStart"/>
      <w:r>
        <w:t xml:space="preserve">and </w:t>
      </w:r>
      <w:r w:rsidR="3D2ACF1F">
        <w:t>also</w:t>
      </w:r>
      <w:proofErr w:type="gramEnd"/>
      <w:r w:rsidR="3D2ACF1F">
        <w:t xml:space="preserve"> </w:t>
      </w:r>
      <w:r>
        <w:t xml:space="preserve">with the subset of 20 </w:t>
      </w:r>
      <w:r w:rsidR="3D2ACF1F">
        <w:t>(i.e. without the two smallest colonies</w:t>
      </w:r>
      <w:commentRangeStart w:id="37"/>
      <w:r w:rsidR="3D2ACF1F">
        <w:t xml:space="preserve">) </w:t>
      </w:r>
      <w:r>
        <w:t>but found the impact on the regional trajectory and 3-generation trend was</w:t>
      </w:r>
      <w:r w:rsidR="41912E0D">
        <w:t xml:space="preserve"> negligible</w:t>
      </w:r>
      <w:r>
        <w:t xml:space="preserve">. </w:t>
      </w:r>
      <w:commentRangeEnd w:id="37"/>
      <w:r w:rsidR="746B406E">
        <w:rPr>
          <w:rStyle w:val="CommentReference"/>
        </w:rPr>
        <w:commentReference w:id="37"/>
      </w:r>
      <w:commentRangeEnd w:id="36"/>
      <w:r w:rsidR="000879ED">
        <w:rPr>
          <w:rStyle w:val="CommentReference"/>
        </w:rPr>
        <w:commentReference w:id="36"/>
      </w:r>
      <w:r w:rsidR="146D97AC">
        <w:t>M</w:t>
      </w:r>
      <w:r w:rsidR="077FF15E">
        <w:t>onitoring smaller colonies can also provide richer insights into environmental and biological processes responsible for population change.</w:t>
      </w:r>
      <w:commentRangeStart w:id="38"/>
      <w:commentRangeStart w:id="39"/>
      <w:commentRangeEnd w:id="38"/>
      <w:r w:rsidR="746B406E">
        <w:rPr>
          <w:rStyle w:val="CommentReference"/>
        </w:rPr>
        <w:commentReference w:id="38"/>
      </w:r>
      <w:commentRangeEnd w:id="39"/>
      <w:r w:rsidR="746B406E">
        <w:rPr>
          <w:rStyle w:val="CommentReference"/>
        </w:rPr>
        <w:commentReference w:id="39"/>
      </w:r>
      <w:r w:rsidR="5F67C16C">
        <w:t xml:space="preserve"> For example, new insights into emperor penguin (</w:t>
      </w:r>
      <w:r w:rsidRPr="2D37821C" w:rsidR="5F67C16C">
        <w:rPr>
          <w:i/>
          <w:iCs/>
        </w:rPr>
        <w:t xml:space="preserve">Aptenodytes </w:t>
      </w:r>
      <w:proofErr w:type="spellStart"/>
      <w:r w:rsidRPr="2D37821C" w:rsidR="5F67C16C">
        <w:rPr>
          <w:i/>
          <w:iCs/>
        </w:rPr>
        <w:t>forsteri</w:t>
      </w:r>
      <w:proofErr w:type="spellEnd"/>
      <w:r w:rsidR="5F67C16C">
        <w:t xml:space="preserve">) dispersal and adaptive capacity were uncovered in Antarctica when breeding failures and large </w:t>
      </w:r>
      <w:r w:rsidR="1CC81AFF">
        <w:t xml:space="preserve">population </w:t>
      </w:r>
      <w:r w:rsidR="5F67C16C">
        <w:t>declines</w:t>
      </w:r>
      <w:commentRangeStart w:id="40"/>
      <w:r w:rsidR="5F67C16C">
        <w:t xml:space="preserve"> </w:t>
      </w:r>
      <w:commentRangeEnd w:id="40"/>
      <w:r w:rsidR="746B406E">
        <w:rPr>
          <w:rStyle w:val="CommentReference"/>
        </w:rPr>
        <w:commentReference w:id="40"/>
      </w:r>
      <w:r w:rsidR="5BA0425A">
        <w:t xml:space="preserve">at </w:t>
      </w:r>
      <w:r w:rsidR="56A075BD">
        <w:t xml:space="preserve">a very large </w:t>
      </w:r>
      <w:r w:rsidR="5BA0425A">
        <w:t xml:space="preserve">colony </w:t>
      </w:r>
      <w:r w:rsidR="5F67C16C">
        <w:t xml:space="preserve">coincided with a ten-fold increase in abundance at </w:t>
      </w:r>
      <w:r w:rsidR="5BA0425A">
        <w:t xml:space="preserve">a </w:t>
      </w:r>
      <w:r w:rsidR="5F67C16C">
        <w:t>nearby colony (Fretwell and Trathan 2019, LaRue et al. 2024).</w:t>
      </w:r>
      <w:r w:rsidR="04CCD292">
        <w:t xml:space="preserve"> </w:t>
      </w:r>
      <w:commentRangeStart w:id="41"/>
      <w:commentRangeStart w:id="42"/>
      <w:commentRangeStart w:id="43"/>
      <w:r w:rsidR="04CCD292">
        <w:t xml:space="preserve">Broadly, inclusion of </w:t>
      </w:r>
      <w:r w:rsidR="3261BC7E">
        <w:t xml:space="preserve">very </w:t>
      </w:r>
      <w:r w:rsidR="04CCD292">
        <w:t>small colonies for</w:t>
      </w:r>
      <w:r w:rsidR="3BF8B0E2">
        <w:t xml:space="preserve"> regional trajectory and trend analyses </w:t>
      </w:r>
      <w:r w:rsidR="19D7602C">
        <w:t>may need to be</w:t>
      </w:r>
      <w:r w:rsidR="04CCD292">
        <w:t xml:space="preserve"> considered case-by-case.</w:t>
      </w:r>
      <w:commentRangeEnd w:id="41"/>
      <w:r w:rsidR="746B406E">
        <w:rPr>
          <w:rStyle w:val="CommentReference"/>
        </w:rPr>
        <w:commentReference w:id="41"/>
      </w:r>
      <w:commentRangeEnd w:id="42"/>
      <w:r w:rsidR="746B406E">
        <w:rPr>
          <w:rStyle w:val="CommentReference"/>
        </w:rPr>
        <w:commentReference w:id="42"/>
      </w:r>
      <w:commentRangeEnd w:id="43"/>
      <w:r w:rsidR="746B406E">
        <w:rPr>
          <w:rStyle w:val="CommentReference"/>
        </w:rPr>
        <w:commentReference w:id="43"/>
      </w:r>
    </w:p>
    <w:p w:rsidR="00A8288C" w:rsidP="00A8288C" w:rsidRDefault="00A8288C" w14:paraId="7810BB3F" w14:textId="77777777">
      <w:pPr>
        <w:spacing w:line="240" w:lineRule="auto"/>
      </w:pPr>
    </w:p>
    <w:p w:rsidR="000F0084" w:rsidP="002253C2" w:rsidRDefault="000F0084" w14:paraId="1541DB6D" w14:textId="05940F45">
      <w:pPr>
        <w:pStyle w:val="Heading2"/>
      </w:pPr>
      <w:r>
        <w:t>Synchrony</w:t>
      </w:r>
      <w:r w:rsidR="00F05B19">
        <w:t xml:space="preserve"> and divergence in </w:t>
      </w:r>
      <w:r w:rsidR="008939F0">
        <w:t xml:space="preserve">seabird </w:t>
      </w:r>
      <w:r w:rsidR="00F05B19">
        <w:t xml:space="preserve">trends and </w:t>
      </w:r>
      <w:commentRangeStart w:id="45"/>
      <w:r w:rsidR="00F05B19">
        <w:t>threat</w:t>
      </w:r>
      <w:commentRangeStart w:id="46"/>
      <w:r w:rsidR="00F05B19">
        <w:t>s</w:t>
      </w:r>
      <w:commentRangeEnd w:id="46"/>
      <w:r w:rsidR="00F05B19">
        <w:rPr>
          <w:rStyle w:val="CommentReference"/>
          <w:rFonts w:asciiTheme="minorHAnsi" w:hAnsiTheme="minorHAnsi" w:eastAsiaTheme="minorHAnsi" w:cstheme="minorBidi"/>
          <w:color w:val="auto"/>
        </w:rPr>
        <w:commentReference w:id="46"/>
      </w:r>
      <w:commentRangeEnd w:id="45"/>
      <w:r w:rsidR="00E377AF">
        <w:rPr>
          <w:rStyle w:val="CommentReference"/>
          <w:rFonts w:asciiTheme="minorHAnsi" w:hAnsiTheme="minorHAnsi" w:eastAsiaTheme="minorHAnsi" w:cstheme="minorBidi"/>
          <w:color w:val="auto"/>
        </w:rPr>
        <w:commentReference w:id="45"/>
      </w:r>
    </w:p>
    <w:p w:rsidR="00C35640" w:rsidP="68260609" w:rsidRDefault="21D4CB18" w14:paraId="14A226E6" w14:textId="5E2759D1">
      <w:pPr>
        <w:spacing w:line="240" w:lineRule="auto"/>
        <w:ind w:firstLine="720"/>
      </w:pPr>
      <w:r>
        <w:t>Overall</w:t>
      </w:r>
      <w:r w:rsidR="7AE1C0E9">
        <w:t>, b</w:t>
      </w:r>
      <w:r w:rsidR="6C3126DE">
        <w:t xml:space="preserve">y sharing trajectory information among colonies, our </w:t>
      </w:r>
      <w:r w:rsidR="1F04307F">
        <w:t xml:space="preserve">analysis </w:t>
      </w:r>
      <w:r w:rsidR="6C3126DE">
        <w:t xml:space="preserve">provides </w:t>
      </w:r>
      <w:r w:rsidR="498D9153">
        <w:t>indirect evidence o</w:t>
      </w:r>
      <w:r w:rsidR="500B4A23">
        <w:t>f</w:t>
      </w:r>
      <w:r w:rsidR="6C3126DE">
        <w:t xml:space="preserve"> the scales at which </w:t>
      </w:r>
      <w:r w:rsidR="446170D0">
        <w:t xml:space="preserve">shared </w:t>
      </w:r>
      <w:r w:rsidR="6C3126DE">
        <w:t xml:space="preserve">environmental drivers </w:t>
      </w:r>
      <w:r w:rsidR="1F04307F">
        <w:t>and</w:t>
      </w:r>
      <w:r w:rsidR="6C3126DE">
        <w:t xml:space="preserve"> dispersal among colonies affect</w:t>
      </w:r>
      <w:r w:rsidR="2951A981">
        <w:t xml:space="preserve"> our case study</w:t>
      </w:r>
      <w:r w:rsidR="6C3126DE">
        <w:t xml:space="preserve"> populations. </w:t>
      </w:r>
      <w:r w:rsidR="2AA2EF32">
        <w:t>While</w:t>
      </w:r>
      <w:r w:rsidR="22EDDB83">
        <w:t xml:space="preserve"> our analysis d</w:t>
      </w:r>
      <w:r w:rsidR="66505E7C">
        <w:t>id</w:t>
      </w:r>
      <w:r w:rsidR="22EDDB83">
        <w:t xml:space="preserve"> not e</w:t>
      </w:r>
      <w:r w:rsidR="66505E7C">
        <w:t>valuate</w:t>
      </w:r>
      <w:r w:rsidR="22EDDB83">
        <w:t xml:space="preserve"> synchrony among year-to-year fluct</w:t>
      </w:r>
      <w:r w:rsidR="66505E7C">
        <w:t>u</w:t>
      </w:r>
      <w:r w:rsidR="22EDDB83">
        <w:t>ations (owing to extremely limited time series at individual colonies), t</w:t>
      </w:r>
      <w:r w:rsidR="55E6DAA0">
        <w:t>he</w:t>
      </w:r>
      <w:r w:rsidR="3FA284A4">
        <w:t xml:space="preserve"> </w:t>
      </w:r>
      <w:r w:rsidR="20246CF6">
        <w:t xml:space="preserve">12 </w:t>
      </w:r>
      <w:r w:rsidR="577B5F49">
        <w:t xml:space="preserve">Canadian </w:t>
      </w:r>
      <w:r w:rsidR="2D0EA1D3">
        <w:t xml:space="preserve">storm petrel colonies </w:t>
      </w:r>
      <w:r w:rsidR="55E6DAA0">
        <w:t xml:space="preserve">in our study </w:t>
      </w:r>
      <w:r w:rsidR="73727C2D">
        <w:t xml:space="preserve">experienced </w:t>
      </w:r>
      <w:r w:rsidR="3A2A6C3B">
        <w:t>highly coupled</w:t>
      </w:r>
      <w:r w:rsidR="73727C2D">
        <w:t xml:space="preserve"> population trajectories</w:t>
      </w:r>
      <w:r w:rsidR="55E6DAA0">
        <w:t xml:space="preserve"> over a 57-year period</w:t>
      </w:r>
      <w:r w:rsidR="10A5B22B">
        <w:t>.</w:t>
      </w:r>
      <w:r w:rsidR="3FA284A4">
        <w:t xml:space="preserve"> </w:t>
      </w:r>
      <w:r w:rsidR="6C3126DE">
        <w:t>This is significant because population synchrony</w:t>
      </w:r>
      <w:r w:rsidR="500B4A23">
        <w:t>, driven by shared environmental drivers and dispersal,</w:t>
      </w:r>
      <w:r w:rsidR="6C3126DE">
        <w:t xml:space="preserve"> is a strong predictor of metapopulation extinction risk (</w:t>
      </w:r>
      <w:r w:rsidRPr="7C7F1A01" w:rsidR="6C3126DE">
        <w:rPr>
          <w:rPrChange w:author="Calvert,Anna (elle | she, her) (ECCC)" w:date="2024-09-04T14:06:00Z" w:id="47">
            <w:rPr>
              <w:highlight w:val="yellow"/>
            </w:rPr>
          </w:rPrChange>
        </w:rPr>
        <w:t>Heino et al. 1997</w:t>
      </w:r>
      <w:r w:rsidR="6C3126DE">
        <w:t xml:space="preserve">). </w:t>
      </w:r>
      <w:r w:rsidR="62416BE3">
        <w:t xml:space="preserve">Leach’s storm-petrel populations throughout the North Atlantic Ocean are presumed to act as a single metapopulation linked by high dispersal of immature birds recruiting into non-natal colonies across the North Atlantic breeding range; this theory is supported by a homogenous genetic structure across colonies (Bicknell et al. 2012, 2013, 2014). </w:t>
      </w:r>
      <w:r w:rsidR="7BF36E82">
        <w:t>Simultaneously, d</w:t>
      </w:r>
      <w:r w:rsidR="46387C21">
        <w:t>emographic</w:t>
      </w:r>
      <w:r w:rsidR="3247698B">
        <w:t xml:space="preserve"> studies</w:t>
      </w:r>
      <w:r w:rsidR="1479F0C3">
        <w:t xml:space="preserve"> </w:t>
      </w:r>
      <w:r w:rsidR="46387C21">
        <w:t xml:space="preserve">suggest that </w:t>
      </w:r>
      <w:r w:rsidR="5D9EE8D8">
        <w:t>adult survival</w:t>
      </w:r>
      <w:r w:rsidR="01F3EC66">
        <w:t xml:space="preserve"> in these colonies</w:t>
      </w:r>
      <w:r w:rsidR="5D9EE8D8">
        <w:t xml:space="preserve"> </w:t>
      </w:r>
      <w:r w:rsidR="5074CD9F">
        <w:t>is currently</w:t>
      </w:r>
      <w:r w:rsidR="49512C02">
        <w:t xml:space="preserve"> between</w:t>
      </w:r>
      <w:r w:rsidR="01F3EC66">
        <w:t xml:space="preserve"> 0.82 </w:t>
      </w:r>
      <w:r w:rsidR="49512C02">
        <w:t>and</w:t>
      </w:r>
      <w:r w:rsidR="01F3EC66">
        <w:t xml:space="preserve"> 0.88 (Calvert et al. 2024)</w:t>
      </w:r>
      <w:r w:rsidR="6676E228">
        <w:t>, which</w:t>
      </w:r>
      <w:r w:rsidR="01F3EC66">
        <w:t xml:space="preserve"> is </w:t>
      </w:r>
      <w:r w:rsidR="11930436">
        <w:t>substantially lower</w:t>
      </w:r>
      <w:r w:rsidR="3247698B">
        <w:t xml:space="preserve"> </w:t>
      </w:r>
      <w:r w:rsidR="11930436">
        <w:t xml:space="preserve">than </w:t>
      </w:r>
      <w:r w:rsidR="3247698B">
        <w:t>on Canada’s Pacific coast</w:t>
      </w:r>
      <w:r w:rsidR="004A0C3C">
        <w:t xml:space="preserve"> </w:t>
      </w:r>
      <w:commentRangeStart w:id="48"/>
      <w:commentRangeStart w:id="49"/>
      <w:commentRangeEnd w:id="48"/>
      <w:r>
        <w:commentReference w:id="48"/>
      </w:r>
      <w:commentRangeEnd w:id="49"/>
      <w:r>
        <w:commentReference w:id="49"/>
      </w:r>
      <w:r w:rsidR="4B9C82FE">
        <w:t xml:space="preserve"> (</w:t>
      </w:r>
      <w:r w:rsidR="3247698B">
        <w:t xml:space="preserve">Rennie et al. 2020). In contrast, productivity studies at four major colonies report </w:t>
      </w:r>
      <w:r w:rsidR="08495979">
        <w:t>relatively high</w:t>
      </w:r>
      <w:r w:rsidR="3247698B">
        <w:t xml:space="preserve"> hatching (68-91%) and fledging success (90-91%; Pollet et al. 2021), </w:t>
      </w:r>
      <w:r w:rsidR="2272EA78">
        <w:t>indicating that</w:t>
      </w:r>
      <w:r w:rsidR="3247698B">
        <w:t xml:space="preserve"> breeding conditions are not a limiting factor.</w:t>
      </w:r>
      <w:r w:rsidR="4B9C82FE">
        <w:t xml:space="preserve"> </w:t>
      </w:r>
      <w:r w:rsidR="02245501">
        <w:t>G</w:t>
      </w:r>
      <w:r w:rsidR="14A988C7">
        <w:t xml:space="preserve">iven that </w:t>
      </w:r>
      <w:r w:rsidR="02245501">
        <w:t xml:space="preserve">colonies in the </w:t>
      </w:r>
      <w:r w:rsidR="14A988C7">
        <w:t>northeast Atlantic are also in decline (COSEWIC 2020, Pollet et al. 2021</w:t>
      </w:r>
      <w:r w:rsidR="29B2C9F7">
        <w:t xml:space="preserve">, Deakin et al. 2022, </w:t>
      </w:r>
      <w:r w:rsidR="604790CA">
        <w:t>Dunn et al. 2023</w:t>
      </w:r>
      <w:r w:rsidR="14A988C7">
        <w:t>)</w:t>
      </w:r>
      <w:r w:rsidR="02245501">
        <w:t>,</w:t>
      </w:r>
      <w:r w:rsidR="15827D75">
        <w:t xml:space="preserve"> </w:t>
      </w:r>
      <w:commentRangeStart w:id="50"/>
      <w:commentRangeStart w:id="51"/>
      <w:commentRangeStart w:id="52"/>
      <w:commentRangeStart w:id="53"/>
      <w:commentRangeStart w:id="54"/>
      <w:commentRangeStart w:id="55"/>
      <w:r w:rsidR="3757A0ED">
        <w:t>changes in large-scale oceanographic conditions</w:t>
      </w:r>
      <w:r w:rsidR="711AF104">
        <w:t xml:space="preserve"> during the non-breeding season </w:t>
      </w:r>
      <w:r w:rsidR="71326F53">
        <w:t xml:space="preserve">are </w:t>
      </w:r>
      <w:r w:rsidR="3A4EE536">
        <w:t>likely a strong driver of</w:t>
      </w:r>
      <w:r w:rsidR="49916884">
        <w:t xml:space="preserve"> observed </w:t>
      </w:r>
      <w:r w:rsidR="0BF67E0C">
        <w:t xml:space="preserve">long-term changes in </w:t>
      </w:r>
      <w:r w:rsidR="6676E228">
        <w:t xml:space="preserve">Leach’s </w:t>
      </w:r>
      <w:r w:rsidR="0BF67E0C">
        <w:t>storm-petrel populations</w:t>
      </w:r>
      <w:commentRangeEnd w:id="50"/>
      <w:r>
        <w:commentReference w:id="50"/>
      </w:r>
      <w:commentRangeEnd w:id="51"/>
      <w:r>
        <w:commentReference w:id="51"/>
      </w:r>
      <w:commentRangeEnd w:id="52"/>
      <w:r>
        <w:commentReference w:id="52"/>
      </w:r>
      <w:commentRangeEnd w:id="53"/>
      <w:r>
        <w:commentReference w:id="53"/>
      </w:r>
      <w:commentRangeEnd w:id="54"/>
      <w:r>
        <w:commentReference w:id="54"/>
      </w:r>
      <w:commentRangeEnd w:id="55"/>
      <w:r>
        <w:commentReference w:id="55"/>
      </w:r>
      <w:r w:rsidR="3A4EE536">
        <w:t xml:space="preserve"> (Mauck et al. 2018, </w:t>
      </w:r>
      <w:proofErr w:type="spellStart"/>
      <w:r w:rsidR="3A4EE536">
        <w:t>Hémery</w:t>
      </w:r>
      <w:proofErr w:type="spellEnd"/>
      <w:r w:rsidR="3A4EE536">
        <w:t xml:space="preserve"> and </w:t>
      </w:r>
      <w:proofErr w:type="spellStart"/>
      <w:r w:rsidR="3A4EE536">
        <w:t>Jouanin</w:t>
      </w:r>
      <w:proofErr w:type="spellEnd"/>
      <w:r w:rsidR="3A4EE536">
        <w:t xml:space="preserve"> 1988,</w:t>
      </w:r>
      <w:r w:rsidR="30BD71BD">
        <w:t xml:space="preserve"> </w:t>
      </w:r>
      <w:r w:rsidR="3A4EE536">
        <w:t>Megson et al. 2014)</w:t>
      </w:r>
      <w:r w:rsidR="14A988C7">
        <w:t>.</w:t>
      </w:r>
      <w:r w:rsidR="74D1EBAB">
        <w:t xml:space="preserve"> </w:t>
      </w:r>
      <w:commentRangeStart w:id="56"/>
      <w:commentRangeStart w:id="57"/>
      <w:r w:rsidR="74D1EBAB">
        <w:t xml:space="preserve">However, </w:t>
      </w:r>
      <w:r w:rsidR="3A4EE536">
        <w:t xml:space="preserve">Leach’s storm-petrels </w:t>
      </w:r>
      <w:r w:rsidR="5183D09D">
        <w:t>also</w:t>
      </w:r>
      <w:r w:rsidR="71D46DA0">
        <w:t xml:space="preserve"> face threats from offshore oil and gas production (Wiese et al. 2001, </w:t>
      </w:r>
      <w:proofErr w:type="spellStart"/>
      <w:r w:rsidR="71D46DA0">
        <w:t>Montevecchi</w:t>
      </w:r>
      <w:proofErr w:type="spellEnd"/>
      <w:r w:rsidR="71D46DA0">
        <w:t xml:space="preserve"> 2006, Burke et al. 2012, Ronconi et al. 2015, Gjerdrum et al. 2021), onshore light pollution (Wilhelm et al. 2021, Burt et al. 2023, 2024), various marine pollution sources including plastic (O’Hanlon et al. 2017, Bond and Lavers 2013, Provencher et al. 2014, Krug 2020), hydrocarbons (Fraser et al. 2006, Ellis et al. 2013, Robertson et al. 2014, </w:t>
      </w:r>
      <w:proofErr w:type="spellStart"/>
      <w:r w:rsidR="71D46DA0">
        <w:t>Morandin</w:t>
      </w:r>
      <w:proofErr w:type="spellEnd"/>
      <w:r w:rsidR="71D46DA0">
        <w:t xml:space="preserve"> and O’Hara 2016), and mercury (Bond and Diamond 2009, Pollet et al. 2017, 2022, 2023b, Stenhouse et al. 2018, Calvert et al. 2024)</w:t>
      </w:r>
      <w:r w:rsidR="62E5AF4B">
        <w:t xml:space="preserve">. </w:t>
      </w:r>
      <w:commentRangeEnd w:id="56"/>
      <w:r>
        <w:commentReference w:id="56"/>
      </w:r>
      <w:commentRangeEnd w:id="57"/>
      <w:r>
        <w:commentReference w:id="57"/>
      </w:r>
      <w:r w:rsidR="416A42D0">
        <w:t xml:space="preserve">The </w:t>
      </w:r>
      <w:r w:rsidR="2BC35BCA">
        <w:t xml:space="preserve">multi-faceted and large-scale nature of these threats, in combination with tightly coupled </w:t>
      </w:r>
      <w:r w:rsidR="1F302042">
        <w:t xml:space="preserve">population </w:t>
      </w:r>
      <w:r w:rsidR="2BC35BCA">
        <w:t xml:space="preserve">dynamics </w:t>
      </w:r>
      <w:r w:rsidR="1F302042">
        <w:t xml:space="preserve">among colonies, </w:t>
      </w:r>
      <w:r w:rsidR="416A42D0">
        <w:t xml:space="preserve">suggests that international collaboration will be critical to </w:t>
      </w:r>
      <w:r w:rsidR="256E5F4E">
        <w:t xml:space="preserve">avoid further declines of this </w:t>
      </w:r>
      <w:r w:rsidR="0AC2F31C">
        <w:t>species.</w:t>
      </w:r>
    </w:p>
    <w:p w:rsidR="18FED60E" w:rsidP="00E12324" w:rsidRDefault="58D8E71B" w14:paraId="2B38A41F" w14:textId="50B5CC2C">
      <w:pPr>
        <w:spacing w:line="240" w:lineRule="auto"/>
        <w:ind w:firstLine="720"/>
        <w:rPr>
          <w:ins w:author="Calvert,Anna (elle | she, her) (ECCC)" w:date="2024-09-04T13:55:00Z" w:id="58"/>
        </w:rPr>
      </w:pPr>
      <w:r>
        <w:t>Local-scale and spatially variable processes likely play a larger role in determining colony-level dynamics for puffins</w:t>
      </w:r>
      <w:r w:rsidR="6636DCE4">
        <w:t xml:space="preserve"> in eastern Canada</w:t>
      </w:r>
      <w:r>
        <w:t>, where</w:t>
      </w:r>
      <w:r w:rsidR="7000AE5C">
        <w:t xml:space="preserve"> </w:t>
      </w:r>
      <w:r w:rsidR="40640B13">
        <w:t>trajectories varied considerably among colonies</w:t>
      </w:r>
      <w:r>
        <w:t xml:space="preserve"> (Figure 3)</w:t>
      </w:r>
      <w:r w:rsidR="7000AE5C">
        <w:t>.</w:t>
      </w:r>
      <w:r w:rsidR="30BD71BD">
        <w:t xml:space="preserve"> </w:t>
      </w:r>
      <w:r w:rsidR="7915B15C">
        <w:t>At the three</w:t>
      </w:r>
      <w:r w:rsidR="627EB248">
        <w:t xml:space="preserve"> </w:t>
      </w:r>
      <w:r w:rsidR="7E6E9FB5">
        <w:t>large</w:t>
      </w:r>
      <w:r w:rsidR="65B994BC">
        <w:t>st</w:t>
      </w:r>
      <w:r w:rsidR="7E6E9FB5">
        <w:t xml:space="preserve"> colonies in eastern Newfoundland (Gull, </w:t>
      </w:r>
      <w:r w:rsidR="5C5A131C">
        <w:t xml:space="preserve">Great and Baccalieu Islands), </w:t>
      </w:r>
      <w:commentRangeStart w:id="59"/>
      <w:r w:rsidR="3D2A4593">
        <w:t xml:space="preserve">population increases </w:t>
      </w:r>
      <w:r w:rsidR="687E7F4B">
        <w:t>are likely due to</w:t>
      </w:r>
      <w:r w:rsidR="15F3500B">
        <w:t xml:space="preserve"> population recovery after</w:t>
      </w:r>
      <w:commentRangeEnd w:id="59"/>
      <w:r>
        <w:commentReference w:id="59"/>
      </w:r>
      <w:r w:rsidR="5D6109E5">
        <w:t xml:space="preserve"> reduction</w:t>
      </w:r>
      <w:r w:rsidR="3D2A4593">
        <w:t>s</w:t>
      </w:r>
      <w:r w:rsidR="5D6109E5">
        <w:t xml:space="preserve"> </w:t>
      </w:r>
      <w:r w:rsidR="3D2A4593">
        <w:t>in</w:t>
      </w:r>
      <w:r w:rsidR="5D6109E5">
        <w:t xml:space="preserve"> incidental </w:t>
      </w:r>
      <w:r w:rsidR="273BCF19">
        <w:t>mortality</w:t>
      </w:r>
      <w:r w:rsidR="5D6109E5">
        <w:t xml:space="preserve"> of breeding adults</w:t>
      </w:r>
      <w:r w:rsidR="273BCF19">
        <w:t xml:space="preserve"> </w:t>
      </w:r>
      <w:r w:rsidR="3D2A4593">
        <w:t>following</w:t>
      </w:r>
      <w:r w:rsidR="0D5EE1E1">
        <w:t xml:space="preserve"> a moratorium on</w:t>
      </w:r>
      <w:r w:rsidR="0CC51B9B">
        <w:t xml:space="preserve"> cod (</w:t>
      </w:r>
      <w:r w:rsidR="0D5EE1E1">
        <w:t>gillnet</w:t>
      </w:r>
      <w:r w:rsidR="785B0F3A">
        <w:t>)</w:t>
      </w:r>
      <w:r w:rsidR="6BE77EC0">
        <w:t xml:space="preserve"> </w:t>
      </w:r>
      <w:r w:rsidR="0D5EE1E1">
        <w:t>fishing in the early 1990s</w:t>
      </w:r>
      <w:r w:rsidR="5D6109E5">
        <w:t xml:space="preserve"> (Piatt and Nettleship 1987</w:t>
      </w:r>
      <w:r w:rsidR="0D5EE1E1">
        <w:t xml:space="preserve">; </w:t>
      </w:r>
      <w:r w:rsidR="5D6109E5">
        <w:t>Regular et al. 2013).</w:t>
      </w:r>
      <w:r w:rsidR="6902790D">
        <w:t xml:space="preserve"> The smaller colonies on the northeast coast of Newfoundland </w:t>
      </w:r>
      <w:r w:rsidR="53474903">
        <w:t>would</w:t>
      </w:r>
      <w:r w:rsidR="6902790D">
        <w:t xml:space="preserve"> also </w:t>
      </w:r>
      <w:r w:rsidR="4B92A1EB">
        <w:t xml:space="preserve">have </w:t>
      </w:r>
      <w:r w:rsidR="6902790D">
        <w:t xml:space="preserve">benefited from the </w:t>
      </w:r>
      <w:r w:rsidR="5E699131">
        <w:t>fishing moratorium</w:t>
      </w:r>
      <w:r w:rsidR="6902790D">
        <w:t>,</w:t>
      </w:r>
      <w:r w:rsidR="3ACEFE08">
        <w:t xml:space="preserve"> as </w:t>
      </w:r>
      <w:r w:rsidR="24B54EA3">
        <w:t xml:space="preserve">this area </w:t>
      </w:r>
      <w:r w:rsidR="061BE888">
        <w:t>sustained an important cod fishery for centuries</w:t>
      </w:r>
      <w:r w:rsidR="2F839395">
        <w:t>. However,</w:t>
      </w:r>
      <w:r w:rsidR="6902790D">
        <w:t xml:space="preserve"> colony-specific trends are more variable</w:t>
      </w:r>
      <w:r w:rsidR="38061456">
        <w:t xml:space="preserve"> in this area</w:t>
      </w:r>
      <w:r w:rsidR="36F0BCED">
        <w:t xml:space="preserve">, possibly linked to </w:t>
      </w:r>
      <w:r w:rsidR="770E155D">
        <w:t xml:space="preserve">avian and mammalian </w:t>
      </w:r>
      <w:r w:rsidR="36F0BCED">
        <w:t xml:space="preserve">predation pressures </w:t>
      </w:r>
      <w:r w:rsidR="45BEC9C2">
        <w:t>that</w:t>
      </w:r>
      <w:r w:rsidR="15FF1738">
        <w:t xml:space="preserve"> can have significant impacts </w:t>
      </w:r>
      <w:r w:rsidR="36F0BCED">
        <w:t xml:space="preserve">on smaller populations </w:t>
      </w:r>
      <w:commentRangeStart w:id="60"/>
      <w:commentRangeStart w:id="61"/>
      <w:commentRangeStart w:id="62"/>
      <w:commentRangeStart w:id="63"/>
      <w:commentRangeStart w:id="64"/>
      <w:r w:rsidR="43D67777">
        <w:t>(</w:t>
      </w:r>
      <w:r w:rsidR="30FB7F58">
        <w:t xml:space="preserve">e.g. </w:t>
      </w:r>
      <w:r w:rsidR="08842583">
        <w:t xml:space="preserve">Russell and </w:t>
      </w:r>
      <w:proofErr w:type="spellStart"/>
      <w:r w:rsidR="08842583">
        <w:t>Montevecchi</w:t>
      </w:r>
      <w:proofErr w:type="spellEnd"/>
      <w:r w:rsidR="08842583">
        <w:t xml:space="preserve"> 1996, </w:t>
      </w:r>
      <w:r w:rsidR="527B8B3D">
        <w:t xml:space="preserve">Zabala </w:t>
      </w:r>
      <w:proofErr w:type="spellStart"/>
      <w:r w:rsidR="527B8B3D">
        <w:t>Belenguer</w:t>
      </w:r>
      <w:proofErr w:type="spellEnd"/>
      <w:r w:rsidR="527B8B3D">
        <w:t xml:space="preserve"> et al. 2024).</w:t>
      </w:r>
      <w:r w:rsidR="417A1460">
        <w:t xml:space="preserve"> </w:t>
      </w:r>
      <w:r w:rsidR="7E6B21DB">
        <w:t xml:space="preserve">In Labrador, Arctic foxes </w:t>
      </w:r>
      <w:r w:rsidR="396699BD">
        <w:t>(</w:t>
      </w:r>
      <w:proofErr w:type="spellStart"/>
      <w:r w:rsidRPr="6968F705" w:rsidR="396699BD">
        <w:rPr>
          <w:i/>
          <w:iCs/>
        </w:rPr>
        <w:t>Alopex</w:t>
      </w:r>
      <w:proofErr w:type="spellEnd"/>
      <w:r w:rsidRPr="6968F705" w:rsidR="396699BD">
        <w:rPr>
          <w:i/>
          <w:iCs/>
        </w:rPr>
        <w:t xml:space="preserve"> lagopus</w:t>
      </w:r>
      <w:r w:rsidR="396699BD">
        <w:t xml:space="preserve">) </w:t>
      </w:r>
      <w:r w:rsidR="6196C02E">
        <w:t xml:space="preserve">and </w:t>
      </w:r>
      <w:r w:rsidR="36B21D03">
        <w:t xml:space="preserve">polar </w:t>
      </w:r>
      <w:r w:rsidR="6196C02E">
        <w:t>bears</w:t>
      </w:r>
      <w:r w:rsidR="36B21D03">
        <w:t xml:space="preserve"> (</w:t>
      </w:r>
      <w:r w:rsidRPr="6968F705" w:rsidR="36B21D03">
        <w:rPr>
          <w:i/>
          <w:iCs/>
        </w:rPr>
        <w:t>Ursus maritimus</w:t>
      </w:r>
      <w:r w:rsidR="36B21D03">
        <w:t>)</w:t>
      </w:r>
      <w:r w:rsidR="6196C02E">
        <w:t xml:space="preserve"> </w:t>
      </w:r>
      <w:r w:rsidR="1C31CC8B">
        <w:t xml:space="preserve">are known to access seabird islands during the breeding season (Birkhead and Nettleship 1995, Robertson and Elliot 2002a), which </w:t>
      </w:r>
      <w:r w:rsidR="396699BD">
        <w:t xml:space="preserve">likely has a strong effect on </w:t>
      </w:r>
      <w:r w:rsidR="277C60DD">
        <w:t>productivity in some years</w:t>
      </w:r>
      <w:r w:rsidR="2E53296F">
        <w:t xml:space="preserve">. </w:t>
      </w:r>
      <w:r w:rsidR="66E6C285">
        <w:t>Puffin</w:t>
      </w:r>
      <w:r w:rsidR="0EB5ADFF">
        <w:t xml:space="preserve"> reproductive success</w:t>
      </w:r>
      <w:r w:rsidR="194BCB31">
        <w:t xml:space="preserve"> </w:t>
      </w:r>
      <w:r w:rsidR="0EB5ADFF">
        <w:t xml:space="preserve">is </w:t>
      </w:r>
      <w:r w:rsidR="194BCB31">
        <w:t xml:space="preserve">also tied to </w:t>
      </w:r>
      <w:r w:rsidR="0EB5ADFF">
        <w:t xml:space="preserve">the availability </w:t>
      </w:r>
      <w:r w:rsidR="34ED5A71">
        <w:t xml:space="preserve">of </w:t>
      </w:r>
      <w:r w:rsidR="0EB5ADFF">
        <w:t>capelin (</w:t>
      </w:r>
      <w:proofErr w:type="spellStart"/>
      <w:r w:rsidRPr="6968F705" w:rsidR="0EB5ADFF">
        <w:rPr>
          <w:i/>
          <w:iCs/>
        </w:rPr>
        <w:t>Mallotus</w:t>
      </w:r>
      <w:proofErr w:type="spellEnd"/>
      <w:r w:rsidRPr="6968F705" w:rsidR="0EB5ADFF">
        <w:rPr>
          <w:i/>
          <w:iCs/>
        </w:rPr>
        <w:t xml:space="preserve"> </w:t>
      </w:r>
      <w:proofErr w:type="spellStart"/>
      <w:r w:rsidRPr="6968F705" w:rsidR="0EB5ADFF">
        <w:rPr>
          <w:i/>
          <w:iCs/>
        </w:rPr>
        <w:t>villosus</w:t>
      </w:r>
      <w:proofErr w:type="spellEnd"/>
      <w:r w:rsidR="0EB5ADFF">
        <w:t>) and sand lance (</w:t>
      </w:r>
      <w:proofErr w:type="spellStart"/>
      <w:r w:rsidRPr="6968F705" w:rsidR="0EB5ADFF">
        <w:rPr>
          <w:i/>
          <w:iCs/>
        </w:rPr>
        <w:t>Ammodytes</w:t>
      </w:r>
      <w:proofErr w:type="spellEnd"/>
      <w:r w:rsidRPr="6968F705" w:rsidR="0EB5ADFF">
        <w:rPr>
          <w:i/>
          <w:iCs/>
        </w:rPr>
        <w:t xml:space="preserve"> spp.</w:t>
      </w:r>
      <w:r w:rsidR="0EB5ADFF">
        <w:t xml:space="preserve">). </w:t>
      </w:r>
      <w:r w:rsidR="08172EFB">
        <w:t>In eastern Newfoundland, c</w:t>
      </w:r>
      <w:r w:rsidR="0EB5ADFF">
        <w:t xml:space="preserve">apelin biomass </w:t>
      </w:r>
      <w:r w:rsidR="08172EFB">
        <w:t xml:space="preserve">has declined and become </w:t>
      </w:r>
      <w:r w:rsidR="092971DA">
        <w:t xml:space="preserve">less predictable (Buren et al. 2014, Pedersen et al. 2017), resulting in variable annual chick growth </w:t>
      </w:r>
      <w:ins w:author="Hedd,April (elle | she, her) (ECCC)" w:date="2024-09-16T00:59:00Z" w:id="65">
        <w:r w:rsidR="7CCB69C2">
          <w:t>and/</w:t>
        </w:r>
      </w:ins>
      <w:r w:rsidR="092971DA">
        <w:t>or mass breeding failures (Wilhelm et al. 2013, Fitzsimmons et al. 2017, Wilhelm et al. 2021).</w:t>
      </w:r>
      <w:r w:rsidR="30BD71BD">
        <w:t xml:space="preserve"> </w:t>
      </w:r>
      <w:r w:rsidR="5E3C3BE3">
        <w:t xml:space="preserve">However, similar </w:t>
      </w:r>
      <w:r w:rsidR="092971DA">
        <w:t>reductions in</w:t>
      </w:r>
      <w:r w:rsidR="57E888F0">
        <w:t xml:space="preserve"> reproductive success</w:t>
      </w:r>
      <w:r w:rsidR="092971DA">
        <w:t xml:space="preserve"> have been reported in the Gulf of Maine </w:t>
      </w:r>
      <w:r w:rsidR="0C2506A3">
        <w:t xml:space="preserve">near the Machias Seal Island colony, </w:t>
      </w:r>
      <w:r w:rsidR="092971DA">
        <w:t>where</w:t>
      </w:r>
      <w:r w:rsidR="57E888F0">
        <w:t xml:space="preserve"> rapidly warming waters ha</w:t>
      </w:r>
      <w:r w:rsidR="092971DA">
        <w:t>ve</w:t>
      </w:r>
      <w:r w:rsidR="57E888F0">
        <w:t xml:space="preserve"> </w:t>
      </w:r>
      <w:r w:rsidR="092971DA">
        <w:t>reduced</w:t>
      </w:r>
      <w:r w:rsidR="57E888F0">
        <w:t xml:space="preserve"> the quality of prey fed to chicks (Scopel et al. 2019, Diamond et al. 2021, Major et al. 2021)</w:t>
      </w:r>
      <w:r w:rsidR="0C2506A3">
        <w:t xml:space="preserve"> but </w:t>
      </w:r>
      <w:r w:rsidR="17D85FB6">
        <w:t xml:space="preserve">colony </w:t>
      </w:r>
      <w:r w:rsidR="0C2506A3">
        <w:t xml:space="preserve">abundance has apparently increased </w:t>
      </w:r>
      <w:r w:rsidR="317D7F29">
        <w:t>(Major et al. 2024, this study</w:t>
      </w:r>
      <w:r w:rsidR="0C2506A3">
        <w:t>; Figure 3</w:t>
      </w:r>
      <w:r w:rsidR="317D7F29">
        <w:t>)</w:t>
      </w:r>
      <w:r w:rsidR="0C2506A3">
        <w:t>.</w:t>
      </w:r>
      <w:r w:rsidR="09D83B6D">
        <w:t xml:space="preserve"> </w:t>
      </w:r>
      <w:commentRangeEnd w:id="60"/>
      <w:r>
        <w:commentReference w:id="60"/>
      </w:r>
      <w:commentRangeEnd w:id="61"/>
      <w:r>
        <w:commentReference w:id="61"/>
      </w:r>
      <w:commentRangeEnd w:id="62"/>
      <w:r>
        <w:commentReference w:id="62"/>
      </w:r>
      <w:commentRangeEnd w:id="63"/>
      <w:r>
        <w:commentReference w:id="63"/>
      </w:r>
      <w:commentRangeEnd w:id="64"/>
      <w:r>
        <w:commentReference w:id="64"/>
      </w:r>
      <w:commentRangeStart w:id="66"/>
      <w:commentRangeStart w:id="67"/>
      <w:commentRangeStart w:id="68"/>
      <w:commentRangeEnd w:id="66"/>
      <w:r>
        <w:commentReference w:id="66"/>
      </w:r>
      <w:commentRangeEnd w:id="67"/>
      <w:r>
        <w:commentReference w:id="67"/>
      </w:r>
      <w:commentRangeEnd w:id="68"/>
      <w:r>
        <w:commentReference w:id="68"/>
      </w:r>
    </w:p>
    <w:p w:rsidR="001F4AF8" w:rsidP="001F4AF8" w:rsidRDefault="001F4AF8" w14:paraId="2A78738C" w14:textId="77777777">
      <w:pPr>
        <w:spacing w:line="240" w:lineRule="auto"/>
        <w:rPr>
          <w:ins w:author="Calvert,Anna (elle | she, her) (ECCC)" w:date="2024-09-04T13:55:00Z" w:id="69"/>
        </w:rPr>
      </w:pPr>
    </w:p>
    <w:p w:rsidR="001F4AF8" w:rsidRDefault="001F4AF8" w14:paraId="545E8959" w14:textId="7C26DE1B">
      <w:pPr>
        <w:pStyle w:val="Heading2"/>
        <w:pPrChange w:author="Calvert,Anna (elle | she, her) (ECCC)" w:date="2024-09-04T13:56:00Z" w:id="70">
          <w:pPr>
            <w:spacing w:line="240" w:lineRule="auto"/>
            <w:ind w:firstLine="720"/>
          </w:pPr>
        </w:pPrChange>
      </w:pPr>
      <w:ins w:author="Calvert,Anna (elle | she, her) (ECCC)" w:date="2024-09-04T13:55:00Z" w:id="71">
        <w:r>
          <w:t>Conclusion</w:t>
        </w:r>
        <w:commentRangeStart w:id="72"/>
        <w:r>
          <w:t>s</w:t>
        </w:r>
      </w:ins>
      <w:ins w:author="Calvert,Anna (elle | she, her) (ECCC)" w:date="2024-09-04T13:56:00Z" w:id="73">
        <w:commentRangeEnd w:id="72"/>
        <w:r w:rsidR="0080460E">
          <w:rPr>
            <w:rStyle w:val="CommentReference"/>
            <w:rFonts w:asciiTheme="minorHAnsi" w:hAnsiTheme="minorHAnsi" w:eastAsiaTheme="minorHAnsi" w:cstheme="minorBidi"/>
            <w:color w:val="auto"/>
          </w:rPr>
          <w:commentReference w:id="72"/>
        </w:r>
      </w:ins>
    </w:p>
    <w:p w:rsidR="1F5DE1E7" w:rsidP="6AC5ED07" w:rsidRDefault="1F5DE1E7" w14:paraId="0C7CF02D" w14:textId="120D2D60">
      <w:pPr>
        <w:spacing w:line="240" w:lineRule="auto"/>
        <w:ind w:firstLine="720"/>
      </w:pPr>
      <w:r>
        <w:t xml:space="preserve">Monitoring wildlife populations comes with many challenges, and methods need to be adapted </w:t>
      </w:r>
      <w:r w:rsidR="56534FC2">
        <w:t xml:space="preserve">in a </w:t>
      </w:r>
      <w:del w:author="Calvert,Anna (elle | she, her) (ECCC)" w:date="2024-09-04T14:14:00Z" w:id="74">
        <w:r w:rsidDel="56534FC2">
          <w:delText xml:space="preserve">myriad </w:delText>
        </w:r>
      </w:del>
      <w:ins w:author="Calvert,Anna (elle | she, her) (ECCC)" w:date="2024-09-04T14:14:00Z" w:id="75">
        <w:r w:rsidR="003E5DC9">
          <w:t xml:space="preserve">number </w:t>
        </w:r>
      </w:ins>
      <w:r w:rsidR="56534FC2">
        <w:t xml:space="preserve">of ways. Colonial seabirds are no exception, </w:t>
      </w:r>
      <w:ins w:author="Calvert,Anna (elle | she, her) (ECCC)" w:date="2024-09-04T14:14:00Z" w:id="76">
        <w:r w:rsidR="000466D7">
          <w:t xml:space="preserve">as </w:t>
        </w:r>
      </w:ins>
      <w:r w:rsidR="4D94734A">
        <w:t xml:space="preserve">their </w:t>
      </w:r>
      <w:r w:rsidR="56534FC2">
        <w:t>highly clump</w:t>
      </w:r>
      <w:r w:rsidR="1A3F596C">
        <w:t xml:space="preserve">ed distributions in remote locations and </w:t>
      </w:r>
      <w:r w:rsidR="0789B0AA">
        <w:t xml:space="preserve">dangerous </w:t>
      </w:r>
      <w:r w:rsidR="1A3F596C">
        <w:t xml:space="preserve">habitats </w:t>
      </w:r>
      <w:del w:author="Calvert,Anna (elle | she, her) (ECCC)" w:date="2024-09-04T14:14:00Z" w:id="77">
        <w:r w:rsidDel="17AEEA0F">
          <w:delText xml:space="preserve">makes setting up </w:delText>
        </w:r>
      </w:del>
      <w:ins w:author="Calvert,Anna (elle | she, her) (ECCC)" w:date="2024-09-04T14:14:00Z" w:id="78">
        <w:r w:rsidR="005F31B8">
          <w:t xml:space="preserve">poses challenges </w:t>
        </w:r>
        <w:r w:rsidR="008228FD">
          <w:t xml:space="preserve">for </w:t>
        </w:r>
      </w:ins>
      <w:r w:rsidR="17AEEA0F">
        <w:t>design</w:t>
      </w:r>
      <w:r w:rsidR="77534234">
        <w:t>-</w:t>
      </w:r>
      <w:r w:rsidR="17AEEA0F">
        <w:t>based surveys based on stratified</w:t>
      </w:r>
      <w:r w:rsidR="3C043359">
        <w:t xml:space="preserve"> random sampl</w:t>
      </w:r>
      <w:r w:rsidR="53E08B1C">
        <w:t>ing</w:t>
      </w:r>
      <w:del w:author="Calvert,Anna (elle | she, her) (ECCC)" w:date="2024-09-04T14:14:00Z" w:id="79">
        <w:r w:rsidDel="53E08B1C">
          <w:delText xml:space="preserve"> </w:delText>
        </w:r>
        <w:r w:rsidDel="6D6DFB1A">
          <w:delText>difficult</w:delText>
        </w:r>
      </w:del>
      <w:r w:rsidR="6F76466F">
        <w:t>.</w:t>
      </w:r>
      <w:r w:rsidR="5C4ABD54">
        <w:t xml:space="preserve"> </w:t>
      </w:r>
      <w:r w:rsidR="3F54F7E6">
        <w:t xml:space="preserve">Traditional </w:t>
      </w:r>
      <w:commentRangeStart w:id="80"/>
      <w:r w:rsidR="3F54F7E6">
        <w:t>f</w:t>
      </w:r>
      <w:r w:rsidR="5C4ABD54">
        <w:t xml:space="preserve">requentist </w:t>
      </w:r>
      <w:commentRangeEnd w:id="80"/>
      <w:r>
        <w:commentReference w:id="80"/>
      </w:r>
      <w:r w:rsidR="5C4ABD54">
        <w:t xml:space="preserve">based approaches </w:t>
      </w:r>
      <w:del w:author="Calvert,Anna (elle | she, her) (ECCC)" w:date="2024-09-04T14:14:00Z" w:id="81">
        <w:r w:rsidDel="691825F3">
          <w:delText xml:space="preserve">were </w:delText>
        </w:r>
      </w:del>
      <w:ins w:author="Calvert,Anna (elle | she, her) (ECCC)" w:date="2024-09-04T14:14:00Z" w:id="82">
        <w:r w:rsidR="00793DBA">
          <w:t xml:space="preserve">are </w:t>
        </w:r>
      </w:ins>
      <w:r w:rsidR="4E6F1C0D">
        <w:t xml:space="preserve">not </w:t>
      </w:r>
      <w:r w:rsidR="4F46D862">
        <w:t>amenable</w:t>
      </w:r>
      <w:r w:rsidR="4E6F1C0D">
        <w:t xml:space="preserve"> to analyzing</w:t>
      </w:r>
      <w:r w:rsidR="5C4ABD54">
        <w:t xml:space="preserve"> sparse</w:t>
      </w:r>
      <w:r w:rsidR="36D4B458">
        <w:t xml:space="preserve">, </w:t>
      </w:r>
      <w:r w:rsidR="5C4ABD54">
        <w:t xml:space="preserve">inconsistent </w:t>
      </w:r>
      <w:r w:rsidR="34DBCE8B">
        <w:t xml:space="preserve">and highly skewed </w:t>
      </w:r>
      <w:r w:rsidR="104DE564">
        <w:t xml:space="preserve">survey </w:t>
      </w:r>
      <w:del w:author="Calvert,Anna (elle | she, her) (ECCC)" w:date="2024-09-04T14:15:00Z" w:id="83">
        <w:r w:rsidDel="104DE564">
          <w:delText>results</w:delText>
        </w:r>
        <w:r w:rsidDel="173D1940">
          <w:delText xml:space="preserve"> </w:delText>
        </w:r>
      </w:del>
      <w:ins w:author="Calvert,Anna (elle | she, her) (ECCC)" w:date="2024-09-04T14:15:00Z" w:id="84">
        <w:r w:rsidR="00575D5E">
          <w:t xml:space="preserve">data, </w:t>
        </w:r>
      </w:ins>
      <w:r w:rsidR="173D1940">
        <w:t>and require</w:t>
      </w:r>
      <w:del w:author="Calvert,Anna (elle | she, her) (ECCC)" w:date="2024-09-04T14:15:00Z" w:id="85">
        <w:r w:rsidDel="173D1940">
          <w:delText>d</w:delText>
        </w:r>
      </w:del>
      <w:r w:rsidR="173D1940">
        <w:t xml:space="preserve"> significant </w:t>
      </w:r>
      <w:r w:rsidR="6B923E15">
        <w:t xml:space="preserve">simplifying </w:t>
      </w:r>
      <w:r w:rsidR="173D1940">
        <w:t xml:space="preserve">assumptions to conduct the analyses. As statistical methods </w:t>
      </w:r>
      <w:ins w:author="Calvert,Anna (elle | she, her) (ECCC)" w:date="2024-09-04T14:15:00Z" w:id="86">
        <w:r w:rsidR="00C522BD">
          <w:t xml:space="preserve">have </w:t>
        </w:r>
      </w:ins>
      <w:del w:author="Calvert,Anna (elle | she, her) (ECCC)" w:date="2024-09-04T14:15:00Z" w:id="87">
        <w:r w:rsidDel="173D1940">
          <w:delText xml:space="preserve">became </w:delText>
        </w:r>
      </w:del>
      <w:ins w:author="Calvert,Anna (elle | she, her) (ECCC)" w:date="2024-09-04T14:15:00Z" w:id="88">
        <w:r w:rsidR="00C522BD">
          <w:t xml:space="preserve">become </w:t>
        </w:r>
      </w:ins>
      <w:r w:rsidR="173D1940">
        <w:t xml:space="preserve">more flexible, some of these </w:t>
      </w:r>
      <w:r w:rsidR="1618408A">
        <w:t>simplifying</w:t>
      </w:r>
      <w:r w:rsidR="173D1940">
        <w:t xml:space="preserve"> assumptions could be rel</w:t>
      </w:r>
      <w:r w:rsidR="4ED9790C">
        <w:t>axed (</w:t>
      </w:r>
      <w:r w:rsidRPr="7C7F1A01" w:rsidR="00C522BD">
        <w:rPr>
          <w:highlight w:val="yellow"/>
          <w:rPrChange w:author="Calvert,Anna (elle | she, her) (ECCC)" w:date="2024-09-04T14:15:00Z" w:id="89">
            <w:rPr/>
          </w:rPrChange>
        </w:rPr>
        <w:t>cite</w:t>
      </w:r>
      <w:r w:rsidR="00C522BD">
        <w:t xml:space="preserve"> </w:t>
      </w:r>
      <w:r w:rsidRPr="7C7F1A01" w:rsidR="4ED9790C">
        <w:rPr>
          <w:highlight w:val="yellow"/>
        </w:rPr>
        <w:t>some of the seabird method papers</w:t>
      </w:r>
      <w:r w:rsidR="4ED9790C">
        <w:t xml:space="preserve">), allowing the </w:t>
      </w:r>
      <w:r w:rsidR="639C15EA">
        <w:t>estimates of trend that better reflected the data. The approach used here appears to be highly robust</w:t>
      </w:r>
      <w:r w:rsidR="003E0555">
        <w:t xml:space="preserve"> </w:t>
      </w:r>
      <w:r w:rsidR="639C15EA">
        <w:t>and addresses the previous challenges in anal</w:t>
      </w:r>
      <w:r w:rsidR="6347DDFF">
        <w:t xml:space="preserve">yzing seabird colony trends, </w:t>
      </w:r>
      <w:del w:author="Calvert,Anna (elle | she, her) (ECCC)" w:date="2024-09-04T14:17:00Z" w:id="90">
        <w:r w:rsidDel="6347DDFF">
          <w:delText>issues such</w:delText>
        </w:r>
        <w:r w:rsidDel="6F0B53DE">
          <w:delText xml:space="preserve"> </w:delText>
        </w:r>
      </w:del>
      <w:ins w:author="Calvert,Anna (elle | she, her) (ECCC)" w:date="2024-09-04T14:17:00Z" w:id="91">
        <w:r w:rsidR="00BF18EC">
          <w:t xml:space="preserve">such as </w:t>
        </w:r>
      </w:ins>
      <w:r w:rsidR="6F0B53DE">
        <w:t xml:space="preserve">dealing with data from </w:t>
      </w:r>
      <w:del w:author="Calvert,Anna (elle | she, her) (ECCC)" w:date="2024-09-04T14:17:00Z" w:id="92">
        <w:r w:rsidDel="6347DDFF">
          <w:delText xml:space="preserve">different </w:delText>
        </w:r>
      </w:del>
      <w:ins w:author="Calvert,Anna (elle | she, her) (ECCC)" w:date="2024-09-04T14:17:00Z" w:id="93">
        <w:r w:rsidR="00991AE5">
          <w:t xml:space="preserve">changing </w:t>
        </w:r>
      </w:ins>
      <w:r w:rsidR="6347DDFF">
        <w:t xml:space="preserve">methods </w:t>
      </w:r>
      <w:del w:author="Calvert,Anna (elle | she, her) (ECCC)" w:date="2024-09-04T14:17:00Z" w:id="94">
        <w:r w:rsidDel="6347DDFF">
          <w:delText xml:space="preserve">used </w:delText>
        </w:r>
      </w:del>
      <w:r w:rsidR="6347DDFF">
        <w:t>as technology evolves, sparsely collected data over time</w:t>
      </w:r>
      <w:ins w:author="Calvert,Anna (elle | she, her) (ECCC)" w:date="2024-09-04T14:17:00Z" w:id="95">
        <w:r w:rsidR="005D73A3">
          <w:t>,</w:t>
        </w:r>
      </w:ins>
      <w:r w:rsidR="6347DDFF">
        <w:t xml:space="preserve"> and </w:t>
      </w:r>
      <w:r w:rsidR="1F577D84">
        <w:t xml:space="preserve">huge differences in colony sizes. Instead of calculating a specific trend over time, the </w:t>
      </w:r>
      <w:r w:rsidR="1C052032">
        <w:t xml:space="preserve">Bayesian </w:t>
      </w:r>
      <w:r w:rsidR="1F577D84">
        <w:t>GA</w:t>
      </w:r>
      <w:r w:rsidR="71CAA757">
        <w:t>M</w:t>
      </w:r>
      <w:r w:rsidR="188BE2D7">
        <w:t>M</w:t>
      </w:r>
      <w:r w:rsidR="71CAA757">
        <w:t xml:space="preserve"> approach</w:t>
      </w:r>
      <w:r w:rsidR="69D7D779">
        <w:t xml:space="preserve"> models all the data in a holistic way, </w:t>
      </w:r>
      <w:r w:rsidR="2D669EEE">
        <w:t xml:space="preserve">allowing for non-linear </w:t>
      </w:r>
      <w:commentRangeStart w:id="96"/>
      <w:commentRangeStart w:id="97"/>
      <w:r w:rsidR="2D669EEE">
        <w:t>dynamics</w:t>
      </w:r>
      <w:commentRangeEnd w:id="96"/>
      <w:r>
        <w:commentReference w:id="96"/>
      </w:r>
      <w:commentRangeEnd w:id="97"/>
      <w:r>
        <w:commentReference w:id="97"/>
      </w:r>
      <w:r w:rsidR="0B7AB791">
        <w:t>, appropriate weighting of colony size</w:t>
      </w:r>
      <w:ins w:author="Calvert,Anna (elle | she, her) (ECCC)" w:date="2024-09-04T14:17:00Z" w:id="98">
        <w:r w:rsidR="00670B9F">
          <w:t>,</w:t>
        </w:r>
      </w:ins>
      <w:r w:rsidR="2D669EEE">
        <w:t xml:space="preserve"> and sharing of trends across </w:t>
      </w:r>
      <w:ins w:author="Calvert,Anna (elle | she, her) (ECCC)" w:date="2024-09-04T14:18:00Z" w:id="99">
        <w:r w:rsidR="006C4E2B">
          <w:t xml:space="preserve">colonies </w:t>
        </w:r>
      </w:ins>
      <w:r w:rsidR="2D669EEE">
        <w:t xml:space="preserve">if the data support that sharing. Linear trends can be extracted at any interval required, and </w:t>
      </w:r>
      <w:r w:rsidR="1FABF385">
        <w:t xml:space="preserve">longer-term non-linear dynamics can be examined. </w:t>
      </w:r>
      <w:r w:rsidR="6BD01F3F">
        <w:t>Non-linear trends will become increasing</w:t>
      </w:r>
      <w:ins w:author="Calvert,Anna (elle | she, her) (ECCC)" w:date="2024-09-04T14:18:00Z" w:id="100">
        <w:r w:rsidR="009241A6">
          <w:t>ly</w:t>
        </w:r>
      </w:ins>
      <w:r w:rsidR="6BD01F3F">
        <w:t xml:space="preserve"> important as time series mature, and especially for seabirds</w:t>
      </w:r>
      <w:del w:author="Calvert,Anna (elle | she, her) (ECCC)" w:date="2024-09-04T14:18:00Z" w:id="101">
        <w:r w:rsidDel="6BD01F3F">
          <w:delText xml:space="preserve">, </w:delText>
        </w:r>
      </w:del>
      <w:ins w:author="Calvert,Anna (elle | she, her) (ECCC)" w:date="2024-09-04T14:18:00Z" w:id="102">
        <w:r w:rsidR="00795AB6">
          <w:t xml:space="preserve"> as </w:t>
        </w:r>
      </w:ins>
      <w:r w:rsidR="6BD01F3F">
        <w:t xml:space="preserve">natural oceanographic cycles </w:t>
      </w:r>
      <w:r w:rsidR="5B993C67">
        <w:t xml:space="preserve">influence </w:t>
      </w:r>
      <w:proofErr w:type="gramStart"/>
      <w:r w:rsidR="6BD01F3F">
        <w:t xml:space="preserve">populations, </w:t>
      </w:r>
      <w:r w:rsidR="51984829">
        <w:t>and</w:t>
      </w:r>
      <w:proofErr w:type="gramEnd"/>
      <w:r w:rsidR="51984829">
        <w:t xml:space="preserve"> will need to be considered when </w:t>
      </w:r>
      <w:r w:rsidR="280DF38B">
        <w:t>eval</w:t>
      </w:r>
      <w:r w:rsidR="1709A792">
        <w:t>u</w:t>
      </w:r>
      <w:r w:rsidR="280DF38B">
        <w:t xml:space="preserve">ating </w:t>
      </w:r>
      <w:r w:rsidR="51984829">
        <w:t>short-term</w:t>
      </w:r>
      <w:r w:rsidR="1FE41C86">
        <w:t xml:space="preserve"> trends</w:t>
      </w:r>
      <w:r w:rsidR="51984829">
        <w:t xml:space="preserve"> and climate driven changes (</w:t>
      </w:r>
      <w:r w:rsidRPr="7C7F1A01" w:rsidR="0919B711">
        <w:rPr>
          <w:highlight w:val="yellow"/>
          <w:rPrChange w:author="Calvert,Anna (elle | she, her) (ECCC)" w:date="2024-09-04T14:19:00Z" w:id="103">
            <w:rPr/>
          </w:rPrChange>
        </w:rPr>
        <w:t>REFS</w:t>
      </w:r>
      <w:r w:rsidR="51984829">
        <w:t xml:space="preserve">).   </w:t>
      </w:r>
      <w:r w:rsidRPr="7C7F1A01" w:rsidR="515EC3BD">
        <w:rPr>
          <w:highlight w:val="yellow"/>
        </w:rPr>
        <w:t>I</w:t>
      </w:r>
      <w:commentRangeStart w:id="104"/>
      <w:r w:rsidRPr="7C7F1A01" w:rsidR="515EC3BD">
        <w:rPr>
          <w:highlight w:val="yellow"/>
        </w:rPr>
        <w:t xml:space="preserve"> also think a </w:t>
      </w:r>
      <w:r w:rsidRPr="7C7F1A01" w:rsidR="4486A2D9">
        <w:rPr>
          <w:highlight w:val="yellow"/>
        </w:rPr>
        <w:t>little</w:t>
      </w:r>
      <w:r w:rsidRPr="7C7F1A01" w:rsidR="515EC3BD">
        <w:rPr>
          <w:highlight w:val="yellow"/>
        </w:rPr>
        <w:t xml:space="preserve"> shout out to data rescue and the incredible value of old data for painting a long-term picture,</w:t>
      </w:r>
      <w:commentRangeEnd w:id="104"/>
      <w:r>
        <w:commentReference w:id="104"/>
      </w:r>
      <w:r w:rsidRPr="7C7F1A01" w:rsidR="515EC3BD">
        <w:rPr>
          <w:highlight w:val="yellow"/>
        </w:rPr>
        <w:t xml:space="preserve"> even if </w:t>
      </w:r>
      <w:proofErr w:type="spellStart"/>
      <w:r w:rsidRPr="7C7F1A01" w:rsidR="515EC3BD">
        <w:rPr>
          <w:highlight w:val="yellow"/>
        </w:rPr>
        <w:t>its</w:t>
      </w:r>
      <w:proofErr w:type="spellEnd"/>
      <w:r w:rsidRPr="7C7F1A01" w:rsidR="515EC3BD">
        <w:rPr>
          <w:highlight w:val="yellow"/>
        </w:rPr>
        <w:t xml:space="preserve"> a little rough around the edges</w:t>
      </w:r>
      <w:r w:rsidRPr="7C7F1A01" w:rsidR="0BCB81D5">
        <w:rPr>
          <w:highlight w:val="yellow"/>
        </w:rPr>
        <w:t>,</w:t>
      </w:r>
      <w:r w:rsidRPr="7C7F1A01" w:rsidR="515EC3BD">
        <w:rPr>
          <w:highlight w:val="yellow"/>
        </w:rPr>
        <w:t xml:space="preserve"> seems like something to say, but don’t have good words right no</w:t>
      </w:r>
      <w:r w:rsidR="515EC3BD">
        <w:t>w.</w:t>
      </w:r>
    </w:p>
    <w:p w:rsidR="1D7B1FDA" w:rsidDel="0080460E" w:rsidP="6AC5ED07" w:rsidRDefault="00CC2CE6" w14:paraId="7B9F013A" w14:textId="2157DDB6">
      <w:pPr>
        <w:spacing w:line="240" w:lineRule="auto"/>
        <w:ind w:firstLine="720"/>
        <w:rPr>
          <w:del w:author="Robertson,Greg (ECCC)" w:date="2024-08-01T14:54:00Z" w:id="105"/>
        </w:rPr>
      </w:pPr>
      <w:ins w:author="Calvert,Anna (elle | she, her) (ECCC)" w:date="2024-09-04T14:20:00Z" w:id="106">
        <w:r>
          <w:t>Given the demonstrated suitability of this method</w:t>
        </w:r>
      </w:ins>
      <w:ins w:author="Calvert,Anna (elle | she, her) (ECCC)" w:date="2024-09-04T14:21:00Z" w:id="107">
        <w:r>
          <w:t xml:space="preserve"> to seabird populations, </w:t>
        </w:r>
      </w:ins>
      <w:del w:author="Calvert,Anna (elle | she, her) (ECCC)" w:date="2024-09-04T14:21:00Z" w:id="108">
        <w:r w:rsidDel="00937143" w:rsidR="1D7B1FDA">
          <w:delText xml:space="preserve">Next </w:delText>
        </w:r>
      </w:del>
      <w:ins w:author="Calvert,Anna (elle | she, her) (ECCC)" w:date="2024-09-04T14:21:00Z" w:id="109">
        <w:r w:rsidR="00937143">
          <w:t xml:space="preserve">the next </w:t>
        </w:r>
      </w:ins>
      <w:r w:rsidR="1D7B1FDA">
        <w:t>step</w:t>
      </w:r>
      <w:del w:author="Calvert,Anna (elle | she, her) (ECCC)" w:date="2024-09-04T14:21:00Z" w:id="110">
        <w:r w:rsidDel="00937143" w:rsidR="1D7B1FDA">
          <w:delText>s</w:delText>
        </w:r>
      </w:del>
      <w:r w:rsidR="1D7B1FDA">
        <w:t xml:space="preserve"> will be to assess this modeling approach at larger spatial scales and with a broader suite of species that have different nesting habits and survey methods. That these</w:t>
      </w:r>
      <w:r w:rsidR="48D5C761">
        <w:t xml:space="preserve"> methods have proven useful to model other bird populations with very different types of data input (</w:t>
      </w:r>
      <w:r w:rsidRPr="00BC55EE" w:rsidR="48D5C761">
        <w:rPr>
          <w:highlight w:val="yellow"/>
          <w:rPrChange w:author="Calvert,Anna (elle | she, her) (ECCC)" w:date="2024-09-04T14:21:00Z" w:id="111">
            <w:rPr/>
          </w:rPrChange>
        </w:rPr>
        <w:t>t</w:t>
      </w:r>
      <w:commentRangeStart w:id="112"/>
      <w:commentRangeStart w:id="113"/>
      <w:r w:rsidRPr="00BC55EE" w:rsidR="48D5C761">
        <w:rPr>
          <w:highlight w:val="yellow"/>
          <w:rPrChange w:author="Calvert,Anna (elle | she, her) (ECCC)" w:date="2024-09-04T14:21:00Z" w:id="114">
            <w:rPr/>
          </w:rPrChange>
        </w:rPr>
        <w:t xml:space="preserve">he main </w:t>
      </w:r>
      <w:ins w:author="Calvert,Anna (elle | she, her) (ECCC)" w:date="2024-09-04T14:21:00Z" w:id="115">
        <w:r w:rsidR="00385D34">
          <w:rPr>
            <w:highlight w:val="yellow"/>
          </w:rPr>
          <w:t xml:space="preserve">Status of Birds </w:t>
        </w:r>
      </w:ins>
      <w:r w:rsidRPr="00BC55EE" w:rsidR="48D5C761">
        <w:rPr>
          <w:highlight w:val="yellow"/>
          <w:rPrChange w:author="Calvert,Anna (elle | she, her) (ECCC)" w:date="2024-09-04T14:21:00Z" w:id="116">
            <w:rPr/>
          </w:rPrChange>
        </w:rPr>
        <w:t>paper</w:t>
      </w:r>
      <w:commentRangeEnd w:id="112"/>
      <w:r>
        <w:rPr>
          <w:rStyle w:val="CommentReference"/>
        </w:rPr>
        <w:commentReference w:id="112"/>
      </w:r>
      <w:commentRangeEnd w:id="113"/>
      <w:r w:rsidR="00AF370D">
        <w:rPr>
          <w:rStyle w:val="CommentReference"/>
        </w:rPr>
        <w:commentReference w:id="113"/>
      </w:r>
      <w:r w:rsidR="48D5C761">
        <w:t xml:space="preserve">) suggests that this approach is likely to be </w:t>
      </w:r>
      <w:commentRangeStart w:id="117"/>
      <w:r w:rsidR="48D5C761">
        <w:t>robust</w:t>
      </w:r>
      <w:commentRangeEnd w:id="117"/>
      <w:r w:rsidR="006C7E2A">
        <w:rPr>
          <w:rStyle w:val="CommentReference"/>
        </w:rPr>
        <w:commentReference w:id="117"/>
      </w:r>
      <w:r w:rsidR="48D5C761">
        <w:t xml:space="preserve">. </w:t>
      </w:r>
      <w:r w:rsidR="1327288E">
        <w:t xml:space="preserve">Simulation testing with different data types and different underlying colony-level dynamics will also be needed before expanding the method more broadly. </w:t>
      </w:r>
      <w:r w:rsidR="130C8983">
        <w:t xml:space="preserve">Of course, any statistical inference is only as good as the data input, so </w:t>
      </w:r>
      <w:r w:rsidR="0F9A6C0B">
        <w:t xml:space="preserve">this approach </w:t>
      </w:r>
      <w:commentRangeStart w:id="118"/>
      <w:r w:rsidR="0F9A6C0B">
        <w:t xml:space="preserve">cannot address issues such as being </w:t>
      </w:r>
      <w:r w:rsidR="521411E7">
        <w:t>unaware of new colonies that have appeared since monitoring began</w:t>
      </w:r>
      <w:commentRangeEnd w:id="118"/>
      <w:r w:rsidR="000D6B35">
        <w:rPr>
          <w:rStyle w:val="CommentReference"/>
        </w:rPr>
        <w:commentReference w:id="118"/>
      </w:r>
      <w:r w:rsidR="219C4F67">
        <w:t>. For highly dynamic systems where local colon</w:t>
      </w:r>
      <w:r w:rsidR="72EE83B2">
        <w:t xml:space="preserve">ies </w:t>
      </w:r>
      <w:r w:rsidR="219C4F67">
        <w:t>are driven by occupancy</w:t>
      </w:r>
      <w:r w:rsidR="0F620E94">
        <w:t xml:space="preserve"> as well as population size, other modeling approaches may be more suitable (), </w:t>
      </w:r>
      <w:commentRangeStart w:id="119"/>
      <w:commentRangeStart w:id="120"/>
      <w:r w:rsidR="0F620E94">
        <w:t xml:space="preserve">or possibly combined with these Bayesian GAMMs to model </w:t>
      </w:r>
      <w:r w:rsidR="70C348AF">
        <w:t>presence and colony size collectively ().</w:t>
      </w:r>
      <w:commentRangeEnd w:id="119"/>
      <w:r w:rsidR="1D7B1FDA">
        <w:rPr>
          <w:rStyle w:val="CommentReference"/>
        </w:rPr>
        <w:commentReference w:id="119"/>
      </w:r>
      <w:commentRangeEnd w:id="120"/>
      <w:r w:rsidR="000A3EA9">
        <w:rPr>
          <w:rStyle w:val="CommentReference"/>
        </w:rPr>
        <w:commentReference w:id="120"/>
      </w:r>
    </w:p>
    <w:p w:rsidR="0080460E" w:rsidP="6AC5ED07" w:rsidRDefault="0080460E" w14:paraId="2F6DB6FE" w14:textId="77777777">
      <w:pPr>
        <w:spacing w:line="240" w:lineRule="auto"/>
        <w:ind w:firstLine="720"/>
        <w:rPr>
          <w:ins w:author="Calvert,Anna (elle | she, her) (ECCC)" w:date="2024-09-04T13:56:00Z" w:id="122"/>
        </w:rPr>
      </w:pPr>
    </w:p>
    <w:p w:rsidR="0080460E" w:rsidP="6AC5ED07" w:rsidRDefault="0080460E" w14:paraId="0E4A5AB0" w14:textId="77777777">
      <w:pPr>
        <w:spacing w:line="240" w:lineRule="auto"/>
        <w:ind w:firstLine="720"/>
        <w:rPr>
          <w:ins w:author="Calvert,Anna (elle | she, her) (ECCC)" w:date="2024-09-04T13:56:00Z" w:id="123"/>
        </w:rPr>
      </w:pPr>
    </w:p>
    <w:p w:rsidR="6AC5ED07" w:rsidRDefault="00A51C55" w14:paraId="57116A7A" w14:textId="5B7D30CC">
      <w:pPr>
        <w:spacing w:line="240" w:lineRule="auto"/>
        <w:pPrChange w:author="Calvert,Anna (elle | she, her) (ECCC)" w:date="2024-09-04T14:25:00Z" w:id="124">
          <w:pPr>
            <w:spacing w:line="240" w:lineRule="auto"/>
            <w:ind w:firstLine="720"/>
          </w:pPr>
        </w:pPrChange>
      </w:pPr>
      <w:ins w:author="Calvert,Anna (elle | she, her) (ECCC)" w:date="2024-09-04T14:25:00Z" w:id="125">
        <w:r>
          <w:t>Original Discussion outline – we should just check that we’ve cover</w:t>
        </w:r>
      </w:ins>
      <w:ins w:author="Calvert,Anna (elle | she, her) (ECCC)" w:date="2024-09-04T14:26:00Z" w:id="126">
        <w:r>
          <w:t>ed all these points</w:t>
        </w:r>
        <w:r w:rsidR="00D84801">
          <w:t>:</w:t>
        </w:r>
      </w:ins>
    </w:p>
    <w:p w:rsidR="6AC5ED07" w:rsidP="68260609" w:rsidRDefault="6AC5ED07" w14:paraId="76D84368" w14:textId="3FB94180">
      <w:pPr>
        <w:spacing w:line="240" w:lineRule="auto"/>
        <w:ind w:firstLine="720"/>
        <w:rPr>
          <w:del w:author="Gutowsky,Sarah (ECCC)" w:date="2024-07-31T18:49:00Z" w:id="127"/>
        </w:rPr>
      </w:pPr>
    </w:p>
    <w:p w:rsidR="006605BE" w:rsidP="006032EC" w:rsidRDefault="006032EC" w14:paraId="74FEE0AC" w14:textId="377495C1">
      <w:pPr>
        <w:pStyle w:val="Heading2"/>
      </w:pPr>
      <w:r>
        <w:t>Methodological considerations</w:t>
      </w:r>
    </w:p>
    <w:p w:rsidRPr="0091606C" w:rsidR="00B57DBD" w:rsidP="00526F44" w:rsidRDefault="009F4238" w14:paraId="4A113B19" w14:textId="6CDCFDBB">
      <w:pPr>
        <w:pStyle w:val="ListParagraph"/>
        <w:numPr>
          <w:ilvl w:val="0"/>
          <w:numId w:val="2"/>
        </w:numPr>
        <w:spacing w:line="240" w:lineRule="auto"/>
        <w:rPr>
          <w:color w:val="538135" w:themeColor="accent6" w:themeShade="BF"/>
        </w:rPr>
      </w:pPr>
      <w:r w:rsidRPr="6F26598B">
        <w:rPr>
          <w:color w:val="538135" w:themeColor="accent6" w:themeShade="BF"/>
        </w:rPr>
        <w:t>History/range of applications of GA</w:t>
      </w:r>
      <w:r w:rsidRPr="6F26598B" w:rsidR="00592146">
        <w:rPr>
          <w:color w:val="538135" w:themeColor="accent6" w:themeShade="BF"/>
        </w:rPr>
        <w:t>M</w:t>
      </w:r>
      <w:r w:rsidRPr="6F26598B">
        <w:rPr>
          <w:color w:val="538135" w:themeColor="accent6" w:themeShade="BF"/>
        </w:rPr>
        <w:t>Ms/related approaches to this kind of question</w:t>
      </w:r>
    </w:p>
    <w:p w:rsidRPr="0091606C" w:rsidR="009F4238" w:rsidP="00526F44" w:rsidRDefault="009F4238" w14:paraId="193354BF" w14:textId="135B4D0A">
      <w:pPr>
        <w:pStyle w:val="ListParagraph"/>
        <w:numPr>
          <w:ilvl w:val="0"/>
          <w:numId w:val="2"/>
        </w:numPr>
        <w:spacing w:line="240" w:lineRule="auto"/>
        <w:rPr>
          <w:color w:val="538135" w:themeColor="accent6" w:themeShade="BF"/>
        </w:rPr>
      </w:pPr>
      <w:r w:rsidRPr="6F26598B">
        <w:rPr>
          <w:color w:val="538135" w:themeColor="accent6" w:themeShade="BF"/>
        </w:rPr>
        <w:t>Methodological considerations/caveats/uncertainties</w:t>
      </w:r>
    </w:p>
    <w:p w:rsidRPr="0091606C" w:rsidR="0E93A931" w:rsidP="3BB39F7A" w:rsidRDefault="327B00BB" w14:paraId="5D5158AA" w14:textId="79BBBF89">
      <w:pPr>
        <w:pStyle w:val="ListParagraph"/>
        <w:numPr>
          <w:ilvl w:val="0"/>
          <w:numId w:val="2"/>
        </w:numPr>
        <w:spacing w:line="240" w:lineRule="auto"/>
        <w:rPr>
          <w:color w:val="538135" w:themeColor="accent6" w:themeShade="BF"/>
        </w:rPr>
      </w:pPr>
      <w:r w:rsidRPr="188A54BE">
        <w:rPr>
          <w:color w:val="538135" w:themeColor="accent6" w:themeShade="BF"/>
        </w:rPr>
        <w:t>Differences in colony size/structure/pressure e.g. between QC and Atlantic: implications for model structure and/or application</w:t>
      </w:r>
    </w:p>
    <w:p w:rsidRPr="004161F2" w:rsidR="58514D36" w:rsidP="188A54BE" w:rsidRDefault="689ABEC2" w14:paraId="18836292" w14:textId="56D7ED85">
      <w:pPr>
        <w:pStyle w:val="ListParagraph"/>
        <w:numPr>
          <w:ilvl w:val="0"/>
          <w:numId w:val="2"/>
        </w:numPr>
        <w:spacing w:line="240" w:lineRule="auto"/>
        <w:rPr>
          <w:strike/>
          <w:color w:val="538135" w:themeColor="accent6" w:themeShade="BF"/>
        </w:rPr>
      </w:pPr>
      <w:r w:rsidRPr="004161F2">
        <w:rPr>
          <w:strike/>
          <w:color w:val="538135" w:themeColor="accent6" w:themeShade="BF"/>
        </w:rPr>
        <w:t>What is a trend?</w:t>
      </w:r>
    </w:p>
    <w:p w:rsidRPr="0091606C" w:rsidR="0041353E" w:rsidP="00526F44" w:rsidRDefault="5697BD9B" w14:paraId="52996198" w14:textId="2B008299">
      <w:pPr>
        <w:pStyle w:val="ListParagraph"/>
        <w:numPr>
          <w:ilvl w:val="0"/>
          <w:numId w:val="2"/>
        </w:numPr>
        <w:spacing w:line="240" w:lineRule="auto"/>
        <w:rPr>
          <w:color w:val="538135" w:themeColor="accent6" w:themeShade="BF"/>
        </w:rPr>
      </w:pPr>
      <w:r w:rsidRPr="188A54BE">
        <w:rPr>
          <w:color w:val="538135" w:themeColor="accent6" w:themeShade="BF"/>
        </w:rPr>
        <w:t>Model validation – full timeframe vs. portions, linear (start-end points) vs. wiggles...</w:t>
      </w:r>
    </w:p>
    <w:p w:rsidR="005E549C" w:rsidP="005E549C" w:rsidRDefault="5326E56F" w14:paraId="5EC7625A" w14:textId="32119497">
      <w:pPr>
        <w:pStyle w:val="Heading2"/>
      </w:pPr>
      <w:r>
        <w:t>Inferences about</w:t>
      </w:r>
      <w:r w:rsidR="5F4B7FCF">
        <w:t xml:space="preserve"> petrel and puffin dynamics</w:t>
      </w:r>
    </w:p>
    <w:p w:rsidRPr="0091606C" w:rsidR="002009B7" w:rsidP="00526F44" w:rsidRDefault="45D66FA9" w14:paraId="60088853" w14:textId="234809E1">
      <w:pPr>
        <w:pStyle w:val="ListParagraph"/>
        <w:numPr>
          <w:ilvl w:val="0"/>
          <w:numId w:val="2"/>
        </w:numPr>
        <w:spacing w:line="240" w:lineRule="auto"/>
        <w:rPr>
          <w:color w:val="538135" w:themeColor="accent6" w:themeShade="BF"/>
        </w:rPr>
      </w:pPr>
      <w:commentRangeStart w:id="128"/>
      <w:commentRangeStart w:id="129"/>
      <w:r w:rsidRPr="6AC5ED07">
        <w:rPr>
          <w:color w:val="538135" w:themeColor="accent6" w:themeShade="BF"/>
        </w:rPr>
        <w:t>mention also the small QC LHSP colonies as having conservation importance at margins of distribution even though they don’t represent much in terms of numbers; also changes to QC ATPU colonies too</w:t>
      </w:r>
      <w:commentRangeEnd w:id="128"/>
      <w:r w:rsidR="008F4D63">
        <w:rPr>
          <w:rStyle w:val="CommentReference"/>
        </w:rPr>
        <w:commentReference w:id="128"/>
      </w:r>
      <w:commentRangeEnd w:id="129"/>
      <w:r w:rsidR="00A9785B">
        <w:rPr>
          <w:rStyle w:val="CommentReference"/>
        </w:rPr>
        <w:commentReference w:id="129"/>
      </w:r>
    </w:p>
    <w:p w:rsidRPr="0091606C" w:rsidR="00486C55" w:rsidP="00526F44" w:rsidRDefault="420347C4" w14:paraId="0A7D57D4" w14:textId="1622E293">
      <w:pPr>
        <w:pStyle w:val="ListParagraph"/>
        <w:numPr>
          <w:ilvl w:val="0"/>
          <w:numId w:val="2"/>
        </w:numPr>
        <w:spacing w:line="240" w:lineRule="auto"/>
        <w:rPr>
          <w:color w:val="538135" w:themeColor="accent6" w:themeShade="BF"/>
        </w:rPr>
      </w:pPr>
      <w:r w:rsidRPr="188A54BE">
        <w:rPr>
          <w:color w:val="538135" w:themeColor="accent6" w:themeShade="BF"/>
        </w:rPr>
        <w:t>Also modeling/discussion of cross-</w:t>
      </w:r>
      <w:proofErr w:type="spellStart"/>
      <w:r w:rsidRPr="188A54BE">
        <w:rPr>
          <w:color w:val="538135" w:themeColor="accent6" w:themeShade="BF"/>
        </w:rPr>
        <w:t>spp</w:t>
      </w:r>
      <w:proofErr w:type="spellEnd"/>
      <w:r w:rsidRPr="188A54BE">
        <w:rPr>
          <w:color w:val="538135" w:themeColor="accent6" w:themeShade="BF"/>
        </w:rPr>
        <w:t xml:space="preserve"> linkages btw ATPU-LHSP: we’ll find </w:t>
      </w:r>
      <w:r w:rsidRPr="188A54BE" w:rsidR="209511ED">
        <w:rPr>
          <w:color w:val="538135" w:themeColor="accent6" w:themeShade="BF"/>
        </w:rPr>
        <w:t xml:space="preserve">their dynamics differ, but could be </w:t>
      </w:r>
      <w:r w:rsidRPr="188A54BE" w:rsidR="0A6B7B50">
        <w:rPr>
          <w:color w:val="538135" w:themeColor="accent6" w:themeShade="BF"/>
        </w:rPr>
        <w:t>interesting to show it anyway…</w:t>
      </w:r>
    </w:p>
    <w:p w:rsidRPr="00544210" w:rsidR="00F01E5E" w:rsidP="00544210" w:rsidRDefault="00544210" w14:paraId="31A42072" w14:textId="3EC35AB7">
      <w:pPr>
        <w:pStyle w:val="Heading2"/>
      </w:pPr>
      <w:r w:rsidRPr="00544210">
        <w:t>Conclusions</w:t>
      </w:r>
    </w:p>
    <w:p w:rsidRPr="0091606C" w:rsidR="00A62CAA" w:rsidP="00A62CAA" w:rsidRDefault="69163E63" w14:paraId="0B7F19B9" w14:textId="69794325">
      <w:pPr>
        <w:pStyle w:val="ListParagraph"/>
        <w:numPr>
          <w:ilvl w:val="0"/>
          <w:numId w:val="2"/>
        </w:numPr>
        <w:spacing w:line="240" w:lineRule="auto"/>
        <w:rPr>
          <w:color w:val="538135" w:themeColor="accent6" w:themeShade="BF"/>
        </w:rPr>
      </w:pPr>
      <w:r w:rsidRPr="188A54BE">
        <w:rPr>
          <w:color w:val="538135" w:themeColor="accent6" w:themeShade="BF"/>
        </w:rPr>
        <w:t xml:space="preserve">Implications for monitoring/conservation of these </w:t>
      </w:r>
      <w:proofErr w:type="spellStart"/>
      <w:proofErr w:type="gramStart"/>
      <w:r w:rsidRPr="188A54BE">
        <w:rPr>
          <w:color w:val="538135" w:themeColor="accent6" w:themeShade="BF"/>
        </w:rPr>
        <w:t>spp</w:t>
      </w:r>
      <w:proofErr w:type="spellEnd"/>
      <w:r w:rsidRPr="188A54BE">
        <w:rPr>
          <w:color w:val="538135" w:themeColor="accent6" w:themeShade="BF"/>
        </w:rPr>
        <w:t xml:space="preserve"> in particular</w:t>
      </w:r>
      <w:r w:rsidRPr="188A54BE" w:rsidR="704B764F">
        <w:rPr>
          <w:color w:val="538135" w:themeColor="accent6" w:themeShade="BF"/>
        </w:rPr>
        <w:t>, including</w:t>
      </w:r>
      <w:proofErr w:type="gramEnd"/>
      <w:r w:rsidRPr="188A54BE" w:rsidR="704B764F">
        <w:rPr>
          <w:color w:val="538135" w:themeColor="accent6" w:themeShade="BF"/>
        </w:rPr>
        <w:t xml:space="preserve"> remaining information gaps (e.g. specific colonies needing updates?)</w:t>
      </w:r>
    </w:p>
    <w:p w:rsidRPr="00E04825" w:rsidR="1FEA9B00" w:rsidP="1FEA9B00" w:rsidRDefault="2D39C107" w14:paraId="18B1BEEB" w14:textId="37DD8160">
      <w:pPr>
        <w:pStyle w:val="ListParagraph"/>
        <w:numPr>
          <w:ilvl w:val="0"/>
          <w:numId w:val="2"/>
        </w:numPr>
        <w:spacing w:line="240" w:lineRule="auto"/>
        <w:rPr>
          <w:strike/>
          <w:color w:val="538135" w:themeColor="accent6" w:themeShade="BF"/>
        </w:rPr>
      </w:pPr>
      <w:r w:rsidRPr="00E04825">
        <w:rPr>
          <w:strike/>
          <w:color w:val="538135" w:themeColor="accent6" w:themeShade="BF"/>
        </w:rPr>
        <w:t>potential to apply this same approach to looking at ATPU and LHSP Atlantic wide (i.e. including European data, where colony trends may be very different than in Canada)</w:t>
      </w:r>
    </w:p>
    <w:p w:rsidRPr="0091606C" w:rsidR="006B046C" w:rsidP="00526F44" w:rsidRDefault="6529FDE8" w14:paraId="0B54CA0F" w14:textId="28925FFF">
      <w:pPr>
        <w:pStyle w:val="ListParagraph"/>
        <w:numPr>
          <w:ilvl w:val="0"/>
          <w:numId w:val="2"/>
        </w:numPr>
        <w:spacing w:line="240" w:lineRule="auto"/>
        <w:rPr>
          <w:color w:val="538135" w:themeColor="accent6" w:themeShade="BF"/>
        </w:rPr>
      </w:pPr>
      <w:r w:rsidRPr="188A54BE">
        <w:rPr>
          <w:color w:val="538135" w:themeColor="accent6" w:themeShade="BF"/>
        </w:rPr>
        <w:t xml:space="preserve">Broader implications for best practices for monitoring of </w:t>
      </w:r>
      <w:r w:rsidRPr="188A54BE" w:rsidR="4A9405F8">
        <w:rPr>
          <w:color w:val="538135" w:themeColor="accent6" w:themeShade="BF"/>
        </w:rPr>
        <w:t xml:space="preserve">similar </w:t>
      </w:r>
      <w:proofErr w:type="spellStart"/>
      <w:r w:rsidRPr="188A54BE" w:rsidR="4A9405F8">
        <w:rPr>
          <w:color w:val="538135" w:themeColor="accent6" w:themeShade="BF"/>
        </w:rPr>
        <w:t>spp</w:t>
      </w:r>
      <w:proofErr w:type="spellEnd"/>
      <w:r w:rsidRPr="188A54BE" w:rsidR="4A9405F8">
        <w:rPr>
          <w:color w:val="538135" w:themeColor="accent6" w:themeShade="BF"/>
        </w:rPr>
        <w:t>/</w:t>
      </w:r>
      <w:proofErr w:type="spellStart"/>
      <w:r w:rsidRPr="188A54BE" w:rsidR="4A9405F8">
        <w:rPr>
          <w:color w:val="538135" w:themeColor="accent6" w:themeShade="BF"/>
        </w:rPr>
        <w:t>etc</w:t>
      </w:r>
      <w:proofErr w:type="spellEnd"/>
    </w:p>
    <w:p w:rsidR="00526F44" w:rsidP="00265047" w:rsidRDefault="00526F44" w14:paraId="02F3FFC5" w14:textId="77777777">
      <w:pPr>
        <w:spacing w:line="240" w:lineRule="auto"/>
      </w:pPr>
    </w:p>
    <w:p w:rsidR="00167B55" w:rsidRDefault="00167B55" w14:paraId="1C353830" w14:textId="77777777">
      <w:pPr>
        <w:rPr>
          <w:rFonts w:asciiTheme="majorHAnsi" w:hAnsiTheme="majorHAnsi" w:eastAsiaTheme="majorEastAsia" w:cstheme="majorBidi"/>
          <w:color w:val="2E74B5" w:themeColor="accent1" w:themeShade="BF"/>
          <w:sz w:val="32"/>
          <w:szCs w:val="32"/>
        </w:rPr>
      </w:pPr>
      <w:r>
        <w:br w:type="page"/>
      </w:r>
    </w:p>
    <w:p w:rsidR="00140E1B" w:rsidP="00F56FEB" w:rsidRDefault="00167B55" w14:paraId="2527C5BE" w14:textId="0B677D0E">
      <w:pPr>
        <w:pStyle w:val="Heading1"/>
      </w:pPr>
      <w:r>
        <w:t>REFERENCES</w:t>
      </w:r>
    </w:p>
    <w:p w:rsidR="00BA4D4D" w:rsidP="00265047" w:rsidRDefault="00BA4D4D" w14:paraId="2B6C4CA2" w14:textId="77777777">
      <w:pPr>
        <w:spacing w:line="240" w:lineRule="auto"/>
      </w:pPr>
    </w:p>
    <w:p w:rsidR="007821A3" w:rsidP="002604E0" w:rsidRDefault="007821A3" w14:paraId="1059DEC3" w14:textId="77777777">
      <w:pPr>
        <w:spacing w:line="240" w:lineRule="auto"/>
        <w:ind w:left="426" w:hanging="426"/>
      </w:pPr>
      <w:r w:rsidRPr="007821A3">
        <w:t>Anderson, O. R., Small, C. J., Croxall, J. P., Dunn, E. K., Sullivan, B. J., Yates, O., &amp; Black, A. (2011). Global seabird bycatch in longline fisheries. Endangered Species Research, 14(2), 91-106.</w:t>
      </w:r>
    </w:p>
    <w:p w:rsidRPr="00065E0B" w:rsidR="00D8774B" w:rsidP="002604E0" w:rsidRDefault="00D8774B" w14:paraId="6C089347" w14:textId="1D8848B4">
      <w:pPr>
        <w:spacing w:line="240" w:lineRule="auto"/>
        <w:ind w:left="426" w:hanging="426"/>
      </w:pPr>
      <w:proofErr w:type="spellStart"/>
      <w:r w:rsidRPr="00D8774B">
        <w:t>Arneill</w:t>
      </w:r>
      <w:proofErr w:type="spellEnd"/>
      <w:r w:rsidRPr="00D8774B">
        <w:t xml:space="preserve">, G. E., Perrins, C. M., Wood, M. J., Murphy, D., Pisani, L., </w:t>
      </w:r>
      <w:proofErr w:type="spellStart"/>
      <w:r w:rsidRPr="00D8774B">
        <w:t>Jessopp</w:t>
      </w:r>
      <w:proofErr w:type="spellEnd"/>
      <w:r w:rsidRPr="00D8774B">
        <w:t xml:space="preserve">, M. J., &amp; Quinn, J. L. (2019). Sampling strategies for species with high breeding-site fidelity: A case study in burrow-nesting seabirds. </w:t>
      </w:r>
      <w:proofErr w:type="spellStart"/>
      <w:r w:rsidRPr="00065E0B">
        <w:t>PloS</w:t>
      </w:r>
      <w:proofErr w:type="spellEnd"/>
      <w:r w:rsidRPr="00065E0B">
        <w:t xml:space="preserve"> one, 14(8), e0221625. </w:t>
      </w:r>
    </w:p>
    <w:p w:rsidR="00A95ADC" w:rsidP="002604E0" w:rsidRDefault="00A95ADC" w14:paraId="092800E8" w14:textId="77777777">
      <w:pPr>
        <w:spacing w:line="240" w:lineRule="auto"/>
        <w:ind w:left="426" w:hanging="426"/>
      </w:pPr>
      <w:r w:rsidRPr="00A95ADC">
        <w:t xml:space="preserve">Bicknell, A. W. J., Knight, M. E., </w:t>
      </w:r>
      <w:proofErr w:type="spellStart"/>
      <w:r w:rsidRPr="00A95ADC">
        <w:t>Bilton</w:t>
      </w:r>
      <w:proofErr w:type="spellEnd"/>
      <w:r w:rsidRPr="00A95ADC">
        <w:t xml:space="preserve">, D., Reid, J. B., Burke, T., &amp; </w:t>
      </w:r>
      <w:proofErr w:type="spellStart"/>
      <w:r w:rsidRPr="00A95ADC">
        <w:t>Votier</w:t>
      </w:r>
      <w:proofErr w:type="spellEnd"/>
      <w:r w:rsidRPr="00A95ADC">
        <w:t>, S. C. (2012). Population genetic structure and long‐distance dispersal among seabird populations: Implications for colony persistence. Molecular Ecology, 21(12), 2863-2876.</w:t>
      </w:r>
    </w:p>
    <w:p w:rsidR="008C5E06" w:rsidP="002604E0" w:rsidRDefault="008C5E06" w14:paraId="2C2F96A6" w14:textId="41B2F32E">
      <w:pPr>
        <w:spacing w:line="240" w:lineRule="auto"/>
        <w:ind w:left="426" w:hanging="426"/>
      </w:pPr>
      <w:r w:rsidRPr="008C5E06">
        <w:t xml:space="preserve">Bicknell, A. W., D. Oro, K. Camphuysen, and S.C. </w:t>
      </w:r>
      <w:proofErr w:type="spellStart"/>
      <w:r w:rsidRPr="008C5E06">
        <w:t>Votier</w:t>
      </w:r>
      <w:proofErr w:type="spellEnd"/>
      <w:r w:rsidRPr="008C5E06">
        <w:t xml:space="preserve">. (2013) Potential consequences of discard reform for seabird communities. </w:t>
      </w:r>
      <w:r w:rsidRPr="00065E0B">
        <w:t>Journal of Applied Ecology, 50(3), 649-658.</w:t>
      </w:r>
    </w:p>
    <w:p w:rsidRPr="00065E0B" w:rsidR="00E80A2B" w:rsidP="002604E0" w:rsidRDefault="007F0E61" w14:paraId="0B0FFC02" w14:textId="028CD548">
      <w:pPr>
        <w:spacing w:line="240" w:lineRule="auto"/>
        <w:ind w:left="426" w:hanging="426"/>
      </w:pPr>
      <w:r w:rsidRPr="007F0E61">
        <w:t>Bird, J. P., Woodworth, B. K., Fuller, R. A., &amp; Shaw, J. D. (2021). Uncertainty in population estimates: A meta‐analysis for petrels. </w:t>
      </w:r>
      <w:r w:rsidRPr="007F0E61">
        <w:rPr>
          <w:i/>
          <w:iCs/>
        </w:rPr>
        <w:t>Ecological Solutions and Evidence</w:t>
      </w:r>
      <w:r w:rsidRPr="007F0E61">
        <w:t>, </w:t>
      </w:r>
      <w:r w:rsidRPr="007F0E61">
        <w:rPr>
          <w:i/>
          <w:iCs/>
        </w:rPr>
        <w:t>2</w:t>
      </w:r>
      <w:r w:rsidRPr="007F0E61">
        <w:t>(3), e12077.</w:t>
      </w:r>
    </w:p>
    <w:p w:rsidRPr="00065E0B" w:rsidR="00661F71" w:rsidP="002604E0" w:rsidRDefault="00661F71" w14:paraId="323E430E" w14:textId="468D4F20">
      <w:pPr>
        <w:spacing w:line="240" w:lineRule="auto"/>
        <w:ind w:left="426" w:hanging="426"/>
      </w:pPr>
      <w:commentRangeStart w:id="131"/>
      <w:proofErr w:type="spellStart"/>
      <w:r w:rsidRPr="00065E0B">
        <w:t>BirdLife</w:t>
      </w:r>
      <w:proofErr w:type="spellEnd"/>
      <w:r w:rsidRPr="00065E0B">
        <w:t xml:space="preserve"> International 2021</w:t>
      </w:r>
      <w:commentRangeEnd w:id="131"/>
      <w:r w:rsidR="0009628C">
        <w:rPr>
          <w:rStyle w:val="CommentReference"/>
        </w:rPr>
        <w:commentReference w:id="131"/>
      </w:r>
    </w:p>
    <w:p w:rsidR="00F1357F" w:rsidP="002604E0" w:rsidRDefault="00F1357F" w14:paraId="5EF9F208" w14:textId="3B9380A4">
      <w:pPr>
        <w:spacing w:line="240" w:lineRule="auto"/>
        <w:ind w:left="426" w:hanging="426"/>
      </w:pPr>
      <w:r w:rsidRPr="00F1357F">
        <w:t>Bond, A. L., S. I. Wilhelm, D. W. Pirie-Hay, G. J. Robertson, I. L. Pollet and J. Arany. (2023). Quantifying gull predation in a declining Leach’s Storm-petrel (</w:t>
      </w:r>
      <w:proofErr w:type="spellStart"/>
      <w:r w:rsidRPr="00F1357F">
        <w:rPr>
          <w:i/>
          <w:iCs/>
        </w:rPr>
        <w:t>Hydrobates</w:t>
      </w:r>
      <w:proofErr w:type="spellEnd"/>
      <w:r w:rsidRPr="00F1357F">
        <w:rPr>
          <w:i/>
          <w:iCs/>
        </w:rPr>
        <w:t xml:space="preserve"> </w:t>
      </w:r>
      <w:proofErr w:type="spellStart"/>
      <w:r w:rsidRPr="00F1357F">
        <w:rPr>
          <w:i/>
          <w:iCs/>
        </w:rPr>
        <w:t>leucorhous</w:t>
      </w:r>
      <w:proofErr w:type="spellEnd"/>
      <w:r w:rsidRPr="00F1357F">
        <w:t xml:space="preserve">) colony. Avian Conservation and Ecology 18(1):5. </w:t>
      </w:r>
      <w:hyperlink w:history="1" r:id="rId12">
        <w:r w:rsidRPr="00C62FBD">
          <w:rPr>
            <w:rStyle w:val="Hyperlink"/>
          </w:rPr>
          <w:t>https://doi.org/10.5751/ACE-02388-180105</w:t>
        </w:r>
      </w:hyperlink>
    </w:p>
    <w:p w:rsidR="0055259A" w:rsidP="002604E0" w:rsidRDefault="0055259A" w14:paraId="57970FF3" w14:textId="5F587128">
      <w:pPr>
        <w:spacing w:line="240" w:lineRule="auto"/>
        <w:ind w:left="426" w:hanging="426"/>
      </w:pPr>
      <w:r w:rsidRPr="00F1357F">
        <w:t xml:space="preserve">Buxton, R. T., Gormley, A. M., Jones, C. J., &amp; Lyver, P. O. B. (2016). </w:t>
      </w:r>
      <w:r w:rsidRPr="0055259A">
        <w:t xml:space="preserve">Monitoring burrowing petrel populations: A sampling scheme for the management of an island keystone species. The Journal of Wildlife Management, 80(1), 149-161. </w:t>
      </w:r>
    </w:p>
    <w:p w:rsidR="00140E1B" w:rsidP="002604E0" w:rsidRDefault="00BA4D4D" w14:paraId="781EAB09" w14:textId="3BFF98D6">
      <w:pPr>
        <w:spacing w:line="240" w:lineRule="auto"/>
        <w:ind w:left="426" w:hanging="426"/>
      </w:pPr>
      <w:commentRangeStart w:id="133"/>
      <w:commentRangeStart w:id="134"/>
      <w:commentRangeStart w:id="135"/>
      <w:r w:rsidRPr="00BA4D4D">
        <w:t>Calvert, A. M. and G. J. Robertson. 2002. Using multiple abundance estimators to infer population trends</w:t>
      </w:r>
      <w:r>
        <w:t xml:space="preserve"> </w:t>
      </w:r>
      <w:r w:rsidRPr="00BA4D4D">
        <w:t>in Atlantic puffins. Canadian Journal of Zoology 80: 1014-1021.</w:t>
      </w:r>
      <w:r w:rsidR="00397B02">
        <w:t xml:space="preserve"> </w:t>
      </w:r>
      <w:commentRangeEnd w:id="133"/>
      <w:r w:rsidR="0087415B">
        <w:rPr>
          <w:rStyle w:val="CommentReference"/>
        </w:rPr>
        <w:commentReference w:id="133"/>
      </w:r>
      <w:commentRangeEnd w:id="134"/>
      <w:r w:rsidR="0074286E">
        <w:rPr>
          <w:rStyle w:val="CommentReference"/>
        </w:rPr>
        <w:commentReference w:id="134"/>
      </w:r>
      <w:commentRangeEnd w:id="135"/>
      <w:r w:rsidR="00B8356F">
        <w:rPr>
          <w:rStyle w:val="CommentReference"/>
        </w:rPr>
        <w:commentReference w:id="135"/>
      </w:r>
    </w:p>
    <w:p w:rsidRPr="00065E0B" w:rsidR="00B0212A" w:rsidP="002604E0" w:rsidRDefault="00B0212A" w14:paraId="2DE348DE" w14:textId="77777777">
      <w:pPr>
        <w:tabs>
          <w:tab w:val="left" w:pos="-720"/>
          <w:tab w:val="left" w:pos="0"/>
        </w:tabs>
        <w:ind w:left="426" w:hanging="426"/>
      </w:pPr>
      <w:r w:rsidRPr="00B0212A">
        <w:t xml:space="preserve">Christensen-Dalsgaard, S., T. Anker-Nilssen, R. Crawford, A. Bond, G.M. Sigurðsson, G. </w:t>
      </w:r>
      <w:proofErr w:type="spellStart"/>
      <w:r w:rsidRPr="00B0212A">
        <w:t>Glemarec</w:t>
      </w:r>
      <w:proofErr w:type="spellEnd"/>
      <w:r w:rsidRPr="00B0212A">
        <w:t xml:space="preserve">, G., ... and K.M. </w:t>
      </w:r>
      <w:proofErr w:type="spellStart"/>
      <w:r w:rsidRPr="00B0212A">
        <w:t>Bærum</w:t>
      </w:r>
      <w:proofErr w:type="spellEnd"/>
      <w:r w:rsidRPr="00B0212A">
        <w:t xml:space="preserve">. (2019). What’s the catch with lumpsuckers? A North Atlantic study of seabird bycatch in lumpsucker gillnet fisheries. </w:t>
      </w:r>
      <w:r w:rsidRPr="00065E0B">
        <w:t>Biological Conservation, 240, 108278.</w:t>
      </w:r>
    </w:p>
    <w:p w:rsidR="002604E0" w:rsidP="002604E0" w:rsidRDefault="002604E0" w14:paraId="25B327D3" w14:textId="77777777">
      <w:pPr>
        <w:tabs>
          <w:tab w:val="left" w:pos="-720"/>
          <w:tab w:val="left" w:pos="0"/>
        </w:tabs>
        <w:ind w:left="426" w:hanging="426"/>
      </w:pPr>
      <w:r w:rsidRPr="002604E0">
        <w:t xml:space="preserve">Collins, S. M., Hedd, A., Fifield, D. A., Wilson, D. R., &amp; </w:t>
      </w:r>
      <w:proofErr w:type="spellStart"/>
      <w:r w:rsidRPr="002604E0">
        <w:t>Montevecchi</w:t>
      </w:r>
      <w:proofErr w:type="spellEnd"/>
      <w:r w:rsidRPr="002604E0">
        <w:t>, W. A. (2022). Foraging paths of breeding Leach’s Storm-Petrels in relation to offshore oil platforms, breeding stage, and year. Frontiers in Marine Science, 9, 816659.</w:t>
      </w:r>
    </w:p>
    <w:p w:rsidRPr="006E6932" w:rsidR="006E6932" w:rsidP="002604E0" w:rsidRDefault="002604E0" w14:paraId="15AB2AC0" w14:textId="650B7F99">
      <w:pPr>
        <w:tabs>
          <w:tab w:val="left" w:pos="-720"/>
          <w:tab w:val="left" w:pos="0"/>
        </w:tabs>
        <w:ind w:left="426" w:hanging="426"/>
      </w:pPr>
      <w:del w:author="Wilhelm,Sabina (elle | she, her) (ECCC)" w:date="2024-09-11T14:22:00Z" w16du:dateUtc="2024-09-11T16:52:00Z" w:id="136">
        <w:r w:rsidDel="002604E0">
          <w:delText>s</w:delText>
        </w:r>
      </w:del>
      <w:r w:rsidR="006E6932">
        <w:t xml:space="preserve">COSEWIC. (2020). COSEWIC assessment and status report on the Leach’s Storm-Petrel (Atlantic population) </w:t>
      </w:r>
      <w:proofErr w:type="spellStart"/>
      <w:r w:rsidRPr="6968F705" w:rsidR="006E6932">
        <w:rPr>
          <w:i/>
          <w:iCs/>
        </w:rPr>
        <w:t>Oceanodroma</w:t>
      </w:r>
      <w:proofErr w:type="spellEnd"/>
      <w:r w:rsidRPr="6968F705" w:rsidR="006E6932">
        <w:rPr>
          <w:i/>
          <w:iCs/>
        </w:rPr>
        <w:t xml:space="preserve"> </w:t>
      </w:r>
      <w:proofErr w:type="spellStart"/>
      <w:r w:rsidRPr="6968F705" w:rsidR="006E6932">
        <w:rPr>
          <w:i/>
          <w:iCs/>
        </w:rPr>
        <w:t>leucorhoa</w:t>
      </w:r>
      <w:proofErr w:type="spellEnd"/>
      <w:r w:rsidR="006E6932">
        <w:t xml:space="preserve"> in Canada. Committee on the Status of Endangered Wildlife in Canada. Ottawa. xii + 70 pp. (</w:t>
      </w:r>
      <w:hyperlink r:id="rId13">
        <w:r w:rsidRPr="6968F705" w:rsidR="006E6932">
          <w:rPr>
            <w:rStyle w:val="Hyperlink"/>
          </w:rPr>
          <w:t>https://www.canada.ca/en/environment-climate-change/services/species-risk-public-registry.html</w:t>
        </w:r>
      </w:hyperlink>
      <w:r w:rsidR="006E6932">
        <w:t>).</w:t>
      </w:r>
    </w:p>
    <w:p w:rsidR="00246B2F" w:rsidP="6968F705" w:rsidRDefault="3CFA0597" w14:paraId="45C24AE4" w14:textId="234D24E5">
      <w:pPr>
        <w:ind w:left="426" w:hanging="426"/>
        <w:rPr>
          <w:rPrChange w:author="Hedd,April (elle | she, her) (ECCC)" w:date="2024-09-16T00:37:00Z" w:id="137">
            <w:rPr>
              <w:rFonts w:eastAsiaTheme="minorEastAsia"/>
            </w:rPr>
          </w:rPrChange>
        </w:rPr>
      </w:pPr>
      <w:r w:rsidRPr="6968F705">
        <w:rPr>
          <w:rFonts w:eastAsiaTheme="minorEastAsia"/>
          <w:rPrChange w:author="Hedd,April (elle | she, her) (ECCC)" w:date="2024-09-16T00:37:00Z" w:id="138">
            <w:rPr/>
          </w:rPrChange>
        </w:rPr>
        <w:t xml:space="preserve">Deakin, Z., Hansen, E.S., </w:t>
      </w:r>
      <w:proofErr w:type="spellStart"/>
      <w:r w:rsidRPr="6968F705">
        <w:rPr>
          <w:rFonts w:eastAsiaTheme="minorEastAsia"/>
          <w:rPrChange w:author="Hedd,April (elle | she, her) (ECCC)" w:date="2024-09-16T00:37:00Z" w:id="139">
            <w:rPr/>
          </w:rPrChange>
        </w:rPr>
        <w:t>Luxmoore</w:t>
      </w:r>
      <w:proofErr w:type="spellEnd"/>
      <w:r w:rsidRPr="6968F705">
        <w:rPr>
          <w:rFonts w:eastAsiaTheme="minorEastAsia"/>
          <w:rPrChange w:author="Hedd,April (elle | she, her) (ECCC)" w:date="2024-09-16T00:37:00Z" w:id="140">
            <w:rPr/>
          </w:rPrChange>
        </w:rPr>
        <w:t xml:space="preserve">, </w:t>
      </w:r>
      <w:proofErr w:type="gramStart"/>
      <w:r w:rsidRPr="6968F705">
        <w:rPr>
          <w:rFonts w:eastAsiaTheme="minorEastAsia"/>
          <w:rPrChange w:author="Hedd,April (elle | she, her) (ECCC)" w:date="2024-09-16T00:37:00Z" w:id="141">
            <w:rPr/>
          </w:rPrChange>
        </w:rPr>
        <w:t>R.,...</w:t>
      </w:r>
      <w:proofErr w:type="gramEnd"/>
      <w:r w:rsidRPr="6968F705">
        <w:rPr>
          <w:rFonts w:eastAsiaTheme="minorEastAsia"/>
          <w:rPrChange w:author="Hedd,April (elle | she, her) (ECCC)" w:date="2024-09-16T00:37:00Z" w:id="142">
            <w:rPr/>
          </w:rPrChange>
        </w:rPr>
        <w:t>.Bolton, M (2021)</w:t>
      </w:r>
      <w:r w:rsidRPr="6968F705" w:rsidR="76DE85F9">
        <w:rPr>
          <w:rFonts w:eastAsiaTheme="minorEastAsia"/>
          <w:rPrChange w:author="Hedd,April (elle | she, her) (ECCC)" w:date="2024-09-16T00:37:00Z" w:id="143">
            <w:rPr/>
          </w:rPrChange>
        </w:rPr>
        <w:t>. Decline of Leach’s Storm Petrels</w:t>
      </w:r>
      <w:r w:rsidRPr="6968F705" w:rsidR="7AFFA6A2">
        <w:rPr>
          <w:rFonts w:eastAsiaTheme="minorEastAsia"/>
        </w:rPr>
        <w:t xml:space="preserve"> </w:t>
      </w:r>
      <w:proofErr w:type="spellStart"/>
      <w:r w:rsidRPr="6968F705" w:rsidR="76DE85F9">
        <w:rPr>
          <w:rFonts w:eastAsiaTheme="minorEastAsia"/>
          <w:i/>
          <w:iCs/>
          <w:rPrChange w:author="Hedd,April (elle | she, her) (ECCC)" w:date="2024-09-16T00:37:00Z" w:id="144">
            <w:rPr/>
          </w:rPrChange>
        </w:rPr>
        <w:t>Hydrobates</w:t>
      </w:r>
      <w:proofErr w:type="spellEnd"/>
      <w:r w:rsidRPr="6968F705" w:rsidR="76DE85F9">
        <w:rPr>
          <w:rFonts w:eastAsiaTheme="minorEastAsia"/>
          <w:i/>
          <w:iCs/>
          <w:rPrChange w:author="Hedd,April (elle | she, her) (ECCC)" w:date="2024-09-16T00:36:00Z" w:id="145">
            <w:rPr/>
          </w:rPrChange>
        </w:rPr>
        <w:t xml:space="preserve"> </w:t>
      </w:r>
      <w:proofErr w:type="spellStart"/>
      <w:r w:rsidRPr="6968F705" w:rsidR="76DE85F9">
        <w:rPr>
          <w:rFonts w:eastAsiaTheme="minorEastAsia"/>
          <w:i/>
          <w:iCs/>
          <w:rPrChange w:author="Hedd,April (elle | she, her) (ECCC)" w:date="2024-09-16T00:36:00Z" w:id="146">
            <w:rPr/>
          </w:rPrChange>
        </w:rPr>
        <w:t>leucorhous</w:t>
      </w:r>
      <w:proofErr w:type="spellEnd"/>
      <w:r w:rsidRPr="6968F705" w:rsidR="76DE85F9">
        <w:rPr>
          <w:rFonts w:eastAsiaTheme="minorEastAsia"/>
          <w:rPrChange w:author="Hedd,April (elle | she, her) (ECCC)" w:date="2024-09-16T00:37:00Z" w:id="147">
            <w:rPr/>
          </w:rPrChange>
        </w:rPr>
        <w:t xml:space="preserve"> at the largest colonies in the northeast Atlantic. Seabird 33: 74–106</w:t>
      </w:r>
    </w:p>
    <w:p w:rsidR="00246B2F" w:rsidP="6968F705" w:rsidRDefault="00246B2F" w14:paraId="596B122D" w14:textId="0365BB51">
      <w:pPr>
        <w:ind w:left="426" w:hanging="426"/>
      </w:pPr>
      <w:r w:rsidRPr="6968F705">
        <w:rPr>
          <w:lang w:val="fr-CA"/>
        </w:rPr>
        <w:t xml:space="preserve">Delord, K., Barbraud, C., Pinaud, D., </w:t>
      </w:r>
      <w:proofErr w:type="spellStart"/>
      <w:r w:rsidRPr="6968F705">
        <w:rPr>
          <w:lang w:val="fr-CA"/>
        </w:rPr>
        <w:t>Letournel</w:t>
      </w:r>
      <w:proofErr w:type="spellEnd"/>
      <w:r w:rsidRPr="6968F705">
        <w:rPr>
          <w:lang w:val="fr-CA"/>
        </w:rPr>
        <w:t xml:space="preserve">, B., </w:t>
      </w:r>
      <w:proofErr w:type="spellStart"/>
      <w:r w:rsidRPr="6968F705">
        <w:rPr>
          <w:lang w:val="fr-CA"/>
        </w:rPr>
        <w:t>Jaugeon</w:t>
      </w:r>
      <w:proofErr w:type="spellEnd"/>
      <w:r w:rsidRPr="6968F705">
        <w:rPr>
          <w:lang w:val="fr-CA"/>
        </w:rPr>
        <w:t xml:space="preserve">, B., </w:t>
      </w:r>
      <w:proofErr w:type="spellStart"/>
      <w:r w:rsidRPr="6968F705">
        <w:rPr>
          <w:lang w:val="fr-CA"/>
        </w:rPr>
        <w:t>Goraguer</w:t>
      </w:r>
      <w:proofErr w:type="spellEnd"/>
      <w:r w:rsidRPr="6968F705">
        <w:rPr>
          <w:lang w:val="fr-CA"/>
        </w:rPr>
        <w:t xml:space="preserve">, H., ... &amp; </w:t>
      </w:r>
      <w:proofErr w:type="spellStart"/>
      <w:r w:rsidRPr="6968F705">
        <w:rPr>
          <w:lang w:val="fr-CA"/>
        </w:rPr>
        <w:t>Lormée</w:t>
      </w:r>
      <w:proofErr w:type="spellEnd"/>
      <w:r w:rsidRPr="6968F705">
        <w:rPr>
          <w:lang w:val="fr-CA"/>
        </w:rPr>
        <w:t xml:space="preserve">, H. (2020). </w:t>
      </w:r>
      <w:r>
        <w:t xml:space="preserve">Movements of three </w:t>
      </w:r>
      <w:proofErr w:type="spellStart"/>
      <w:r>
        <w:t>alcid</w:t>
      </w:r>
      <w:proofErr w:type="spellEnd"/>
      <w:r>
        <w:t xml:space="preserve"> species breeding </w:t>
      </w:r>
      <w:proofErr w:type="spellStart"/>
      <w:r>
        <w:t>sympatrically</w:t>
      </w:r>
      <w:proofErr w:type="spellEnd"/>
      <w:r>
        <w:t xml:space="preserve"> in Saint Pierre and Miquelon, northwestern Atlantic Ocean. Journal of Ornithology, 161, 359-371.</w:t>
      </w:r>
    </w:p>
    <w:p w:rsidRPr="001A2D8F" w:rsidR="00955B97" w:rsidP="002604E0" w:rsidRDefault="00955B97" w14:paraId="03A65039" w14:textId="6ADA7298">
      <w:pPr>
        <w:tabs>
          <w:tab w:val="left" w:pos="-720"/>
          <w:tab w:val="left" w:pos="0"/>
        </w:tabs>
        <w:ind w:left="426" w:hanging="426"/>
      </w:pPr>
      <w:r w:rsidRPr="00955B97">
        <w:t xml:space="preserve">D'Entremont, K. J. N., L. Minich </w:t>
      </w:r>
      <w:proofErr w:type="spellStart"/>
      <w:r w:rsidRPr="00955B97">
        <w:t>Zitske</w:t>
      </w:r>
      <w:proofErr w:type="spellEnd"/>
      <w:r w:rsidRPr="00955B97">
        <w:t xml:space="preserve">, A. J. Gladwell, N. K. Elliott, R. A. Mauck, and R. A. Ronconi. (2020). Breeding population decline and associations with nest site use of Leach’s Storm-Petrels on Kent Island, New Brunswick from 2001 to 2018. </w:t>
      </w:r>
      <w:r w:rsidRPr="001A2D8F">
        <w:t xml:space="preserve">Avian Conservation and Ecology 15(1):11. </w:t>
      </w:r>
      <w:hyperlink w:history="1" r:id="rId14">
        <w:r w:rsidRPr="001A2D8F">
          <w:rPr>
            <w:rStyle w:val="Hyperlink"/>
          </w:rPr>
          <w:t>https://doi.org/10.5751/ACE-01526-150111</w:t>
        </w:r>
      </w:hyperlink>
      <w:r w:rsidRPr="001A2D8F">
        <w:t xml:space="preserve"> </w:t>
      </w:r>
    </w:p>
    <w:p w:rsidR="004D6187" w:rsidP="6AC5ED07" w:rsidRDefault="096C7A8C" w14:paraId="24A2253E" w14:textId="77777777">
      <w:pPr>
        <w:ind w:left="426" w:hanging="426"/>
      </w:pPr>
      <w:r>
        <w:t xml:space="preserve">Dias, M. P., Martin, R., </w:t>
      </w:r>
      <w:proofErr w:type="spellStart"/>
      <w:r>
        <w:t>Pearmain</w:t>
      </w:r>
      <w:proofErr w:type="spellEnd"/>
      <w:r>
        <w:t>, E. J., Burfield, I. J., Small, C., Phillips, R. A., ... and Croxall, J. P. (2019). Threats to seabirds: a global assessment. Biological Conservation, 237, 525-537.</w:t>
      </w:r>
    </w:p>
    <w:p w:rsidR="7C574F84" w:rsidP="6AC5ED07" w:rsidRDefault="7C574F84" w14:paraId="32866F7D" w14:textId="1CEA7272">
      <w:pPr>
        <w:ind w:left="426" w:hanging="426"/>
        <w:rPr>
          <w:rFonts w:ascii="Calibri" w:hAnsi="Calibri" w:eastAsia="Calibri" w:cs="Calibri"/>
        </w:rPr>
      </w:pPr>
      <w:r>
        <w:t xml:space="preserve">Duda et al. 2020. </w:t>
      </w:r>
      <w:ins w:author="Gutowsky,Sarah (ECCC)" w:date="2024-07-31T19:26:00Z" w:id="148">
        <w:r>
          <w:fldChar w:fldCharType="begin"/>
        </w:r>
        <w:r>
          <w:instrText xml:space="preserve">HYPERLINK "https://royalsocietypublishing.org/doi/10.1098/rspb.2019.2234" </w:instrText>
        </w:r>
        <w:r>
          <w:fldChar w:fldCharType="separate"/>
        </w:r>
      </w:ins>
      <w:r w:rsidRPr="6968F705">
        <w:rPr>
          <w:rStyle w:val="Hyperlink"/>
          <w:rFonts w:ascii="Calibri" w:hAnsi="Calibri" w:eastAsia="Calibri" w:cs="Calibri"/>
        </w:rPr>
        <w:t>Striking centennial-scale changes in the population size of a threatened seabird | Proceedings of the Royal Society B: Biological Sciences (royalsocietypublishing.org)</w:t>
      </w:r>
      <w:ins w:author="Gutowsky,Sarah (ECCC)" w:date="2024-07-31T19:26:00Z" w:id="149">
        <w:r>
          <w:fldChar w:fldCharType="end"/>
        </w:r>
      </w:ins>
    </w:p>
    <w:p w:rsidR="5BD13251" w:rsidP="6968F705" w:rsidRDefault="5BD13251" w14:paraId="0C833935" w14:textId="14222C95">
      <w:pPr>
        <w:ind w:left="426" w:hanging="426"/>
      </w:pPr>
      <w:r>
        <w:t xml:space="preserve">Dunn, T.E., Bolton, M., Burnell, D., </w:t>
      </w:r>
      <w:r w:rsidR="5A18E417">
        <w:t>... S. Newton (2023). Seabirds Count</w:t>
      </w:r>
      <w:r w:rsidR="4469DD43">
        <w:t xml:space="preserve">. A census of breeding seabirds in Britain and Ireland (2015–2021). Lynx Nature Books ISBN: 978-84-16728-60-2 </w:t>
      </w:r>
    </w:p>
    <w:p w:rsidR="00AB736E" w:rsidP="002604E0" w:rsidRDefault="00AB736E" w14:paraId="034AD2DD" w14:textId="77777777">
      <w:pPr>
        <w:tabs>
          <w:tab w:val="left" w:pos="-720"/>
          <w:tab w:val="left" w:pos="0"/>
        </w:tabs>
        <w:ind w:left="426" w:hanging="426"/>
      </w:pPr>
      <w:r w:rsidRPr="00AB736E">
        <w:t xml:space="preserve">Gilmour, M., S. </w:t>
      </w:r>
      <w:proofErr w:type="spellStart"/>
      <w:r w:rsidRPr="00AB736E">
        <w:t>Borrelle</w:t>
      </w:r>
      <w:proofErr w:type="spellEnd"/>
      <w:r w:rsidRPr="00AB736E">
        <w:t>, L. Elliott, R. Okawa, and A. Rodríguez. (2023). Pollution—Lights, plastics, oil, and contaminants. In Conservation of Marine Birds (pp. 177-216). Academic Press.</w:t>
      </w:r>
    </w:p>
    <w:p w:rsidR="000E3A6B" w:rsidP="002604E0" w:rsidRDefault="000E3A6B" w14:paraId="5A68DBD3" w14:textId="77777777">
      <w:pPr>
        <w:tabs>
          <w:tab w:val="left" w:pos="-720"/>
          <w:tab w:val="left" w:pos="0"/>
        </w:tabs>
        <w:ind w:left="426" w:hanging="426"/>
      </w:pPr>
      <w:proofErr w:type="spellStart"/>
      <w:r w:rsidRPr="000E3A6B">
        <w:t>Grémillet</w:t>
      </w:r>
      <w:proofErr w:type="spellEnd"/>
      <w:r w:rsidRPr="000E3A6B">
        <w:t xml:space="preserve">, D., A. </w:t>
      </w:r>
      <w:proofErr w:type="spellStart"/>
      <w:r w:rsidRPr="000E3A6B">
        <w:t>Ponchon</w:t>
      </w:r>
      <w:proofErr w:type="spellEnd"/>
      <w:r w:rsidRPr="000E3A6B">
        <w:t xml:space="preserve">, M. Paleczny, M. L. D. Palomares, V. </w:t>
      </w:r>
      <w:proofErr w:type="spellStart"/>
      <w:r w:rsidRPr="000E3A6B">
        <w:t>Karpouzi</w:t>
      </w:r>
      <w:proofErr w:type="spellEnd"/>
      <w:r w:rsidRPr="000E3A6B">
        <w:t>, and D. Pauly. (2018). Persisting worldwide seabird-fishery competition despite seabird community decline. Current Biology, 28(24), 4009-4013.</w:t>
      </w:r>
    </w:p>
    <w:p w:rsidR="00532591" w:rsidP="002604E0" w:rsidRDefault="00532591" w14:paraId="70E5123C" w14:textId="77777777">
      <w:pPr>
        <w:tabs>
          <w:tab w:val="left" w:pos="-720"/>
          <w:tab w:val="left" w:pos="0"/>
        </w:tabs>
        <w:ind w:left="426" w:hanging="426"/>
      </w:pPr>
      <w:r w:rsidRPr="00532591">
        <w:t>Harris, M. P., &amp; Wanless, S. (2011). The puffin. Bloomsbury Publishing.</w:t>
      </w:r>
    </w:p>
    <w:p w:rsidR="00D428AA" w:rsidP="6968F705" w:rsidRDefault="00D428AA" w14:paraId="14DED0ED" w14:textId="1FBEAC4F">
      <w:pPr>
        <w:ind w:left="426" w:hanging="426"/>
      </w:pPr>
      <w:r>
        <w:t xml:space="preserve">Hedd, A., I. L. Pollet, R. A. Mauck, et al. (2018). Foraging areas, offshore habitat use, and colony overlap by incubating Leach’s storm-petrels </w:t>
      </w:r>
      <w:proofErr w:type="spellStart"/>
      <w:r w:rsidRPr="6968F705">
        <w:rPr>
          <w:i/>
          <w:iCs/>
        </w:rPr>
        <w:t>Oceanodroma</w:t>
      </w:r>
      <w:proofErr w:type="spellEnd"/>
      <w:r w:rsidRPr="6968F705">
        <w:rPr>
          <w:i/>
          <w:iCs/>
        </w:rPr>
        <w:t xml:space="preserve"> </w:t>
      </w:r>
      <w:proofErr w:type="spellStart"/>
      <w:r w:rsidRPr="6968F705">
        <w:rPr>
          <w:i/>
          <w:iCs/>
        </w:rPr>
        <w:t>leucorhoa</w:t>
      </w:r>
      <w:proofErr w:type="spellEnd"/>
      <w:r>
        <w:t xml:space="preserve"> in the Northwest Atlantic. PLOS ONE 13: e0194389. </w:t>
      </w:r>
      <w:proofErr w:type="gramStart"/>
      <w:r>
        <w:t>doi:10.1371/journal.pone</w:t>
      </w:r>
      <w:proofErr w:type="gramEnd"/>
      <w:r>
        <w:t>.0194389</w:t>
      </w:r>
    </w:p>
    <w:p w:rsidR="4A4CCC5C" w:rsidP="6968F705" w:rsidRDefault="4A4CCC5C" w14:paraId="0E6D44AF" w14:textId="3EDFF508">
      <w:pPr>
        <w:ind w:left="426" w:hanging="426"/>
      </w:pPr>
      <w:r>
        <w:t xml:space="preserve">Hedd A., </w:t>
      </w:r>
      <w:proofErr w:type="spellStart"/>
      <w:r>
        <w:t>Montevecchi</w:t>
      </w:r>
      <w:proofErr w:type="spellEnd"/>
      <w:r>
        <w:t xml:space="preserve"> W.A., Davoren G.K., Fifield D.A. (2009) Diets and distributions of Leach’s Storm-Petrel </w:t>
      </w:r>
      <w:proofErr w:type="spellStart"/>
      <w:r>
        <w:t>Oceanodroma</w:t>
      </w:r>
      <w:proofErr w:type="spellEnd"/>
      <w:r>
        <w:t xml:space="preserve"> </w:t>
      </w:r>
      <w:proofErr w:type="spellStart"/>
      <w:r>
        <w:t>leucorhoa</w:t>
      </w:r>
      <w:proofErr w:type="spellEnd"/>
      <w:r>
        <w:t xml:space="preserve"> before and after an ecosystem shift in the Northwest Atlantic. Canadian Journal of Zoology 87: 787-801</w:t>
      </w:r>
    </w:p>
    <w:p w:rsidR="00A32BCC" w:rsidP="6968F705" w:rsidRDefault="00A32BCC" w14:paraId="373FA85C" w14:textId="33F65CAE">
      <w:pPr>
        <w:ind w:left="426" w:hanging="426"/>
      </w:pPr>
      <w:r>
        <w:t xml:space="preserve">Heino, M., </w:t>
      </w:r>
      <w:proofErr w:type="spellStart"/>
      <w:r>
        <w:t>Kaitala</w:t>
      </w:r>
      <w:proofErr w:type="spellEnd"/>
      <w:r>
        <w:t>, V., Ranta, E., &amp; Lindström, J. (1997). Synchronous dynamics and rates of extinction in spatially structured populations. Proceedings of the Royal Society of London. Series B: biological sciences, 264(1381), 481-486.</w:t>
      </w:r>
    </w:p>
    <w:p w:rsidR="00FC318C" w:rsidP="002604E0" w:rsidRDefault="00FC318C" w14:paraId="3EDC701E" w14:textId="685C47E9">
      <w:pPr>
        <w:tabs>
          <w:tab w:val="left" w:pos="-720"/>
          <w:tab w:val="left" w:pos="0"/>
        </w:tabs>
        <w:ind w:left="426" w:hanging="426"/>
      </w:pPr>
      <w:r w:rsidRPr="00065E0B">
        <w:t xml:space="preserve">Horvitz, D. G., &amp; Thompson, D. J. (1952). </w:t>
      </w:r>
      <w:r w:rsidRPr="00FC318C">
        <w:t>A generalization of sampling without replacement from a finite universe. Journal of the American statistical Association, 47(260), 663-685.</w:t>
      </w:r>
    </w:p>
    <w:p w:rsidRPr="00065E0B" w:rsidR="000E3C40" w:rsidP="002604E0" w:rsidRDefault="000E3C40" w14:paraId="6BEBE699" w14:textId="77777777">
      <w:pPr>
        <w:tabs>
          <w:tab w:val="left" w:pos="-720"/>
          <w:tab w:val="left" w:pos="0"/>
        </w:tabs>
        <w:ind w:left="426" w:hanging="426"/>
      </w:pPr>
      <w:r w:rsidRPr="000E3C40">
        <w:t>Kellner, K., Meredith, M., &amp; Kellner, M. K. (2019). Package ‘</w:t>
      </w:r>
      <w:proofErr w:type="spellStart"/>
      <w:r w:rsidRPr="000E3C40">
        <w:t>jagsUI</w:t>
      </w:r>
      <w:proofErr w:type="spellEnd"/>
      <w:r w:rsidRPr="000E3C40">
        <w:t xml:space="preserve">’. A Wrapper </w:t>
      </w:r>
      <w:proofErr w:type="spellStart"/>
      <w:r w:rsidRPr="000E3C40">
        <w:t>Around'rjags</w:t>
      </w:r>
      <w:proofErr w:type="spellEnd"/>
      <w:r w:rsidRPr="000E3C40">
        <w:t xml:space="preserve">' to </w:t>
      </w:r>
      <w:proofErr w:type="spellStart"/>
      <w:r w:rsidRPr="000E3C40">
        <w:t>Streamline'JAGS'Analyses</w:t>
      </w:r>
      <w:proofErr w:type="spellEnd"/>
      <w:r w:rsidRPr="000E3C40">
        <w:t xml:space="preserve">. </w:t>
      </w:r>
      <w:r w:rsidRPr="00065E0B">
        <w:t xml:space="preserve">R Package Version, 1(1). </w:t>
      </w:r>
    </w:p>
    <w:p w:rsidR="006136C0" w:rsidP="002604E0" w:rsidRDefault="006136C0" w14:paraId="4D7D2DA1" w14:textId="77777777">
      <w:pPr>
        <w:tabs>
          <w:tab w:val="left" w:pos="-720"/>
          <w:tab w:val="left" w:pos="0"/>
        </w:tabs>
        <w:ind w:left="426" w:hanging="426"/>
      </w:pPr>
      <w:r w:rsidRPr="006136C0">
        <w:t xml:space="preserve">Kersten, O., Star, B., Leigh, D. M., Anker-Nilssen, T., Strøm, H., Danielsen, J., ... &amp; </w:t>
      </w:r>
      <w:proofErr w:type="spellStart"/>
      <w:r w:rsidRPr="006136C0">
        <w:t>Boessenkool</w:t>
      </w:r>
      <w:proofErr w:type="spellEnd"/>
      <w:r w:rsidRPr="006136C0">
        <w:t xml:space="preserve">, S. (2021). </w:t>
      </w:r>
      <w:proofErr w:type="gramStart"/>
      <w:r w:rsidRPr="006136C0">
        <w:t>Complex</w:t>
      </w:r>
      <w:proofErr w:type="gramEnd"/>
      <w:r w:rsidRPr="006136C0">
        <w:t xml:space="preserve"> population structure of the Atlantic puffin revealed by whole genome analyses. Communications Biology, 4(1), 922.</w:t>
      </w:r>
    </w:p>
    <w:p w:rsidR="007C0BCD" w:rsidP="002604E0" w:rsidRDefault="007C0BCD" w14:paraId="6E6ED949" w14:textId="05F97153">
      <w:pPr>
        <w:tabs>
          <w:tab w:val="left" w:pos="-720"/>
          <w:tab w:val="left" w:pos="0"/>
        </w:tabs>
        <w:ind w:left="426" w:hanging="426"/>
      </w:pPr>
      <w:r w:rsidRPr="007C0BCD">
        <w:t xml:space="preserve">Lavers, J. L., Hutton, I., &amp; Bond, A. L. (2019). Changes in technology and imperfect detection of nest contents </w:t>
      </w:r>
      <w:proofErr w:type="gramStart"/>
      <w:r w:rsidRPr="007C0BCD">
        <w:t>impedes</w:t>
      </w:r>
      <w:proofErr w:type="gramEnd"/>
      <w:r w:rsidRPr="007C0BCD">
        <w:t xml:space="preserve"> reliable estimates of population trends in burrowing seabirds. Global Ecology and Conservation, 17, e00579.</w:t>
      </w:r>
    </w:p>
    <w:p w:rsidRPr="00506C8E" w:rsidR="001253FF" w:rsidP="002604E0" w:rsidRDefault="001253FF" w14:paraId="45E3613E" w14:textId="60AD2B9C">
      <w:pPr>
        <w:tabs>
          <w:tab w:val="left" w:pos="-720"/>
          <w:tab w:val="left" w:pos="0"/>
        </w:tabs>
        <w:ind w:left="426" w:hanging="426"/>
      </w:pPr>
      <w:r w:rsidRPr="00065E0B">
        <w:t xml:space="preserve">Lieske, D. J., L.M. Tranquilla, R.A. Ronconi, and S. Abbott, S. (2020). </w:t>
      </w:r>
      <w:r w:rsidRPr="001253FF">
        <w:t xml:space="preserve">“Seas of risk”: Assessing the threats to colonial-nesting seabirds in Eastern Canada. </w:t>
      </w:r>
      <w:r w:rsidRPr="00506C8E">
        <w:t>Marine Policy, 115, 103863.</w:t>
      </w:r>
    </w:p>
    <w:p w:rsidR="00506C8E" w:rsidP="002604E0" w:rsidRDefault="00506C8E" w14:paraId="5091B956" w14:textId="77777777">
      <w:pPr>
        <w:tabs>
          <w:tab w:val="left" w:pos="-720"/>
          <w:tab w:val="left" w:pos="0"/>
        </w:tabs>
        <w:ind w:left="426" w:hanging="426"/>
      </w:pPr>
      <w:r w:rsidRPr="00506C8E">
        <w:t>Lowther, P. E., Diamond, A. W., Kress, S. W., Robertson, G. J., Russell, K., Nettleship, D. N., ... &amp; Boesman, P. F. D. (2020). Atlantic puffin (</w:t>
      </w:r>
      <w:proofErr w:type="spellStart"/>
      <w:r w:rsidRPr="00732348">
        <w:rPr>
          <w:i/>
          <w:iCs/>
        </w:rPr>
        <w:t>Fratercula</w:t>
      </w:r>
      <w:proofErr w:type="spellEnd"/>
      <w:r w:rsidRPr="00732348">
        <w:rPr>
          <w:i/>
          <w:iCs/>
        </w:rPr>
        <w:t xml:space="preserve"> </w:t>
      </w:r>
      <w:proofErr w:type="spellStart"/>
      <w:r w:rsidRPr="00732348">
        <w:rPr>
          <w:i/>
          <w:iCs/>
        </w:rPr>
        <w:t>arctica</w:t>
      </w:r>
      <w:proofErr w:type="spellEnd"/>
      <w:r w:rsidRPr="00506C8E">
        <w:t>), version 1.0. Birds of the world.</w:t>
      </w:r>
    </w:p>
    <w:p w:rsidR="00C710F1" w:rsidP="002604E0" w:rsidRDefault="00C710F1" w14:paraId="44B06E66" w14:textId="1121965A">
      <w:pPr>
        <w:tabs>
          <w:tab w:val="left" w:pos="-720"/>
          <w:tab w:val="left" w:pos="0"/>
        </w:tabs>
        <w:ind w:left="426" w:hanging="426"/>
      </w:pPr>
      <w:r w:rsidRPr="00C710F1">
        <w:t xml:space="preserve">Mercker, M., </w:t>
      </w:r>
      <w:proofErr w:type="spellStart"/>
      <w:r w:rsidRPr="00C710F1">
        <w:t>Markones</w:t>
      </w:r>
      <w:proofErr w:type="spellEnd"/>
      <w:r w:rsidRPr="00C710F1">
        <w:t>, N., Borkenhagen, K., Schwemmer, H., Wahl, J., &amp; Garthe, S. (2021). An integrated framework to estimate seabird population numbers and trends. The Journal of Wildlife Management, 85(4), 751-771.</w:t>
      </w:r>
    </w:p>
    <w:p w:rsidRPr="00065E0B" w:rsidR="00661F71" w:rsidP="002604E0" w:rsidRDefault="00661F71" w14:paraId="66F4AAE9" w14:textId="58A3A50F">
      <w:pPr>
        <w:tabs>
          <w:tab w:val="left" w:pos="-720"/>
          <w:tab w:val="left" w:pos="0"/>
        </w:tabs>
        <w:ind w:left="426" w:hanging="426"/>
      </w:pPr>
      <w:commentRangeStart w:id="150"/>
      <w:r w:rsidRPr="00065E0B">
        <w:t>Nettleship et al. 1980</w:t>
      </w:r>
      <w:commentRangeEnd w:id="150"/>
      <w:r w:rsidR="00FE0E50">
        <w:rPr>
          <w:rStyle w:val="CommentReference"/>
        </w:rPr>
        <w:commentReference w:id="150"/>
      </w:r>
    </w:p>
    <w:p w:rsidRPr="00065E0B" w:rsidR="00DD1B98" w:rsidP="6AC5ED07" w:rsidRDefault="4846AF3E" w14:paraId="20724EAE" w14:textId="37BCC7FF">
      <w:pPr>
        <w:ind w:left="426" w:hanging="426"/>
      </w:pPr>
      <w:r>
        <w:t xml:space="preserve">Paleczny, M., E. Hammill, V. </w:t>
      </w:r>
      <w:proofErr w:type="spellStart"/>
      <w:r>
        <w:t>Karpouzi</w:t>
      </w:r>
      <w:proofErr w:type="spellEnd"/>
      <w:r>
        <w:t xml:space="preserve"> and D. Pauly (2015) Population trend of the world’s monitored seabirds, 1950-2010. </w:t>
      </w:r>
      <w:proofErr w:type="spellStart"/>
      <w:r>
        <w:t>PLoS</w:t>
      </w:r>
      <w:proofErr w:type="spellEnd"/>
      <w:r>
        <w:t xml:space="preserve"> ONE 10(6): e0129342. </w:t>
      </w:r>
      <w:proofErr w:type="gramStart"/>
      <w:r>
        <w:t>doi:10.1371/journal.pone</w:t>
      </w:r>
      <w:proofErr w:type="gramEnd"/>
      <w:r>
        <w:t>.0129342</w:t>
      </w:r>
      <w:r w:rsidR="30BD71BD">
        <w:t xml:space="preserve"> </w:t>
      </w:r>
      <w:r>
        <w:t xml:space="preserve"> </w:t>
      </w:r>
    </w:p>
    <w:p w:rsidR="0080121F" w:rsidP="002604E0" w:rsidRDefault="0080121F" w14:paraId="11B771BC" w14:textId="77777777">
      <w:pPr>
        <w:tabs>
          <w:tab w:val="left" w:pos="-720"/>
          <w:tab w:val="left" w:pos="0"/>
        </w:tabs>
        <w:ind w:left="426" w:hanging="426"/>
      </w:pPr>
      <w:r w:rsidRPr="0080121F">
        <w:t>Phillips, R. A., J. Fort, and M.P. Dias. (2023). Conservation status and overview of threats to seabirds, In: Young, L., and E. VanderWerf (Eds.), Conservation of Marine Birds, pp. 33-56, Academic Press.</w:t>
      </w:r>
    </w:p>
    <w:p w:rsidR="00E34C63" w:rsidP="002604E0" w:rsidRDefault="00E34C63" w14:paraId="373083F6" w14:textId="30DFB88B">
      <w:pPr>
        <w:tabs>
          <w:tab w:val="left" w:pos="-720"/>
          <w:tab w:val="left" w:pos="0"/>
        </w:tabs>
        <w:ind w:left="426" w:hanging="426"/>
      </w:pPr>
      <w:r w:rsidRPr="0080121F">
        <w:t xml:space="preserve">Plummer, M. (2003). </w:t>
      </w:r>
      <w:r w:rsidRPr="00E34C63">
        <w:t xml:space="preserve">JAGS: A program for analysis of Bayesian graphical models using Gibbs sampling. In Proceedings of the 3rd international workshop on distributed statistical computing (Vol. 124, No. 125.10, pp. 1-10). </w:t>
      </w:r>
    </w:p>
    <w:p w:rsidR="00AE417E" w:rsidP="002604E0" w:rsidRDefault="00B773F8" w14:paraId="75468D26" w14:textId="58866729">
      <w:pPr>
        <w:tabs>
          <w:tab w:val="left" w:pos="-720"/>
          <w:tab w:val="left" w:pos="0"/>
        </w:tabs>
        <w:ind w:left="426" w:hanging="426"/>
      </w:pPr>
      <w:r w:rsidRPr="00D530F3">
        <w:t xml:space="preserve">Pollet, I.L., Shutler, D., 2018. </w:t>
      </w:r>
      <w:r>
        <w:t xml:space="preserve">Leach’s storm petrel </w:t>
      </w:r>
      <w:proofErr w:type="spellStart"/>
      <w:r w:rsidRPr="2A5B3714">
        <w:rPr>
          <w:i/>
          <w:iCs/>
        </w:rPr>
        <w:t>Oceanodroma</w:t>
      </w:r>
      <w:proofErr w:type="spellEnd"/>
      <w:r w:rsidRPr="2A5B3714">
        <w:rPr>
          <w:i/>
          <w:iCs/>
        </w:rPr>
        <w:t xml:space="preserve"> </w:t>
      </w:r>
      <w:proofErr w:type="spellStart"/>
      <w:r w:rsidRPr="2A5B3714">
        <w:rPr>
          <w:i/>
          <w:iCs/>
        </w:rPr>
        <w:t>leucorhoa</w:t>
      </w:r>
      <w:proofErr w:type="spellEnd"/>
      <w:r>
        <w:t xml:space="preserve"> population</w:t>
      </w:r>
      <w:r w:rsidR="00F658D2">
        <w:t xml:space="preserve"> trends on Bon Portage Island, Canada. Seabird 31, 75–83.</w:t>
      </w:r>
    </w:p>
    <w:p w:rsidR="002D6983" w:rsidP="6AC5ED07" w:rsidRDefault="2412B7F0" w14:paraId="153733BC" w14:textId="40FA7F50">
      <w:pPr>
        <w:ind w:left="426" w:hanging="426"/>
      </w:pPr>
      <w:r>
        <w:t>Pollet, I.L., A.L. Bond, A. Hedd, C.E. Huntington, R.G. Butler, and R. Mauck. (2021). Leach's Storm-Petrel (</w:t>
      </w:r>
      <w:proofErr w:type="spellStart"/>
      <w:r>
        <w:t>Hydrobates</w:t>
      </w:r>
      <w:proofErr w:type="spellEnd"/>
      <w:r>
        <w:t xml:space="preserve"> </w:t>
      </w:r>
      <w:proofErr w:type="spellStart"/>
      <w:r>
        <w:t>leucorhous</w:t>
      </w:r>
      <w:proofErr w:type="spellEnd"/>
      <w:r>
        <w:t xml:space="preserve">), version 1.1. In Birds of the World (P.G. Rodewald, Editor). Cornell Lab of Ornithology, Ithaca, New York. Website: </w:t>
      </w:r>
      <w:hyperlink r:id="rId15">
        <w:r w:rsidRPr="6AC5ED07">
          <w:rPr>
            <w:rStyle w:val="Hyperlink"/>
          </w:rPr>
          <w:t>https://doi.org/10.2173/bow.lcspet.01.1</w:t>
        </w:r>
      </w:hyperlink>
      <w:r w:rsidR="30BD71BD">
        <w:t xml:space="preserve"> </w:t>
      </w:r>
    </w:p>
    <w:p w:rsidRPr="001A2D8F" w:rsidR="00E92AEF" w:rsidP="6AC5ED07" w:rsidRDefault="765E0602" w14:paraId="118371BC" w14:textId="23806B60">
      <w:pPr>
        <w:ind w:left="426" w:hanging="426"/>
      </w:pPr>
      <w:r>
        <w:t xml:space="preserve">Pollet, I. L., A. K. Lenske, A. N. M. A. </w:t>
      </w:r>
      <w:proofErr w:type="spellStart"/>
      <w:r>
        <w:t>Ausems</w:t>
      </w:r>
      <w:proofErr w:type="spellEnd"/>
      <w:r>
        <w:t xml:space="preserve">, C. </w:t>
      </w:r>
      <w:proofErr w:type="spellStart"/>
      <w:r>
        <w:t>Barbraud</w:t>
      </w:r>
      <w:proofErr w:type="spellEnd"/>
      <w:r>
        <w:t xml:space="preserve">, Y. Bedolla-Guzmán, A. W. J. Bicknell, M. Bolton, A. L. Bond, K. Delord, A. W. Diamond, D. A. Fifield, C. Gjerdrum, L. R. Halpin, E. S. Hansen, A. Hedd, R. Hoeg, H. L. Major, R. A. Mauck, G. McClelland, L. McFarlane Tranquilla, W. A. </w:t>
      </w:r>
      <w:proofErr w:type="spellStart"/>
      <w:r>
        <w:t>Montevecchi</w:t>
      </w:r>
      <w:proofErr w:type="spellEnd"/>
      <w:r>
        <w:t>, M. Parker, I. Pratte, J.-F. Rail, G. J. Robertson, J. C. Rock, R. A. Ronconi, D. Shutler, I. J. Stenhouse, A. Takahashi, Y. Watanuki, L. J. Welch, S. I. Wilhelm, S. N.P. Wong and M. L. Mallory. (2023).</w:t>
      </w:r>
      <w:r w:rsidR="30BD71BD">
        <w:t xml:space="preserve"> </w:t>
      </w:r>
      <w:r>
        <w:t>Experts' opinions on threats to Leach's Storm-Petrels (</w:t>
      </w:r>
      <w:proofErr w:type="spellStart"/>
      <w:r w:rsidRPr="6AC5ED07">
        <w:rPr>
          <w:i/>
          <w:iCs/>
        </w:rPr>
        <w:t>Hydrobates</w:t>
      </w:r>
      <w:proofErr w:type="spellEnd"/>
      <w:r w:rsidRPr="6AC5ED07">
        <w:rPr>
          <w:i/>
          <w:iCs/>
        </w:rPr>
        <w:t xml:space="preserve"> </w:t>
      </w:r>
      <w:proofErr w:type="spellStart"/>
      <w:r w:rsidRPr="6AC5ED07">
        <w:rPr>
          <w:i/>
          <w:iCs/>
        </w:rPr>
        <w:t>leucorhous</w:t>
      </w:r>
      <w:proofErr w:type="spellEnd"/>
      <w:r>
        <w:t xml:space="preserve">) across their global range. Avian Conservation and Ecology 18(1):11. </w:t>
      </w:r>
      <w:hyperlink r:id="rId16">
        <w:r w:rsidRPr="6AC5ED07">
          <w:rPr>
            <w:rStyle w:val="Hyperlink"/>
          </w:rPr>
          <w:t>https://doi.org/10.5751/ACE-02370-180111</w:t>
        </w:r>
      </w:hyperlink>
      <w:r>
        <w:t xml:space="preserve"> </w:t>
      </w:r>
    </w:p>
    <w:p w:rsidRPr="00065E0B" w:rsidR="00C641F2" w:rsidP="002604E0" w:rsidRDefault="00C641F2" w14:paraId="450FD78A" w14:textId="77777777">
      <w:pPr>
        <w:ind w:left="426" w:hanging="426"/>
      </w:pPr>
      <w:r w:rsidRPr="00C641F2">
        <w:t xml:space="preserve">Pratte, I., Robertson, G. J., &amp; Mallory, M. L. (2017). Four </w:t>
      </w:r>
      <w:proofErr w:type="spellStart"/>
      <w:r w:rsidRPr="00C641F2">
        <w:t>sympatrically</w:t>
      </w:r>
      <w:proofErr w:type="spellEnd"/>
      <w:r w:rsidRPr="00C641F2">
        <w:t xml:space="preserve"> nesting auks show clear resource segregation in their foraging environment. </w:t>
      </w:r>
      <w:r w:rsidRPr="00065E0B">
        <w:t>Marine Ecology Progress Series, 572, 243-254.</w:t>
      </w:r>
    </w:p>
    <w:p w:rsidR="00E632CA" w:rsidP="002604E0" w:rsidRDefault="00E632CA" w14:paraId="7694E673" w14:textId="7A08F79A">
      <w:pPr>
        <w:ind w:left="426" w:hanging="426"/>
      </w:pPr>
      <w:r w:rsidRPr="00065E0B">
        <w:t xml:space="preserve">R Core Team (2024). </w:t>
      </w:r>
      <w:r>
        <w:t>R: A language and environment for statistical computing. R Foundation for Statistical Computing, Vienna, Austria. URL https://www.R-project.org/.</w:t>
      </w:r>
      <w:r w:rsidRPr="006B6A7F">
        <w:t xml:space="preserve"> </w:t>
      </w:r>
    </w:p>
    <w:p w:rsidRPr="00065E0B" w:rsidR="00222F38" w:rsidP="002604E0" w:rsidRDefault="6205B97B" w14:paraId="4F82A256" w14:textId="2137D937">
      <w:pPr>
        <w:ind w:left="426" w:hanging="426"/>
        <w:rPr>
          <w:lang w:val="fr-CA"/>
        </w:rPr>
      </w:pPr>
      <w:r>
        <w:t xml:space="preserve">Rail, J.-F. 2021. Eighteenth census of seabirds breeding in the sanctuaries of the North Shore of the Gulf of St. Lawrence, 2015. </w:t>
      </w:r>
      <w:r w:rsidRPr="00065E0B">
        <w:rPr>
          <w:lang w:val="fr-CA"/>
        </w:rPr>
        <w:t>Canadian Field-</w:t>
      </w:r>
      <w:proofErr w:type="spellStart"/>
      <w:r w:rsidRPr="00065E0B">
        <w:rPr>
          <w:lang w:val="fr-CA"/>
        </w:rPr>
        <w:t>Naturalist</w:t>
      </w:r>
      <w:proofErr w:type="spellEnd"/>
      <w:r w:rsidRPr="00065E0B">
        <w:rPr>
          <w:lang w:val="fr-CA"/>
        </w:rPr>
        <w:t xml:space="preserve"> 135(3): 221-233. </w:t>
      </w:r>
    </w:p>
    <w:p w:rsidR="43F06164" w:rsidP="783F50A7" w:rsidRDefault="43F06164" w14:paraId="2D4CC311" w14:textId="52076E0D">
      <w:pPr>
        <w:ind w:left="426" w:hanging="426"/>
      </w:pPr>
      <w:r w:rsidRPr="00065E0B">
        <w:rPr>
          <w:lang w:val="fr-CA"/>
        </w:rPr>
        <w:t xml:space="preserve">Rail, J.-F. and Chapdelaine, G. 2002. Quinzième inventaire des oiseaux marins dans les refuges de la Côte-Nord : techniques et résultats détaillés. </w:t>
      </w:r>
      <w:r>
        <w:t>Technical Report Series No. 392. Canadian Wildlife Service, Québec Region, Environment Canada, Sainte-Foy, xvi + 307 pages.</w:t>
      </w:r>
    </w:p>
    <w:p w:rsidR="00222F38" w:rsidP="002604E0" w:rsidRDefault="00222F38" w14:paraId="0927B1E7" w14:textId="49295544">
      <w:pPr>
        <w:ind w:left="426" w:hanging="426"/>
      </w:pPr>
      <w:r>
        <w:t xml:space="preserve">Regular, P., </w:t>
      </w:r>
      <w:proofErr w:type="spellStart"/>
      <w:r>
        <w:t>Montevecchi</w:t>
      </w:r>
      <w:proofErr w:type="spellEnd"/>
      <w:r>
        <w:t>, W., Hedd, A., Robertson, G., &amp; Wilhelm, S. (2013). Canadian fishery closures provide a large-scale test of the impact of gillnet bycatch on seabird populations. Biology letters, 9(4), 20130088.</w:t>
      </w:r>
    </w:p>
    <w:p w:rsidR="00C052A2" w:rsidP="002604E0" w:rsidRDefault="00C052A2" w14:paraId="2E8BD40E" w14:textId="1B0D1C30">
      <w:pPr>
        <w:tabs>
          <w:tab w:val="left" w:pos="-720"/>
          <w:tab w:val="left" w:pos="0"/>
        </w:tabs>
        <w:ind w:left="426" w:hanging="426"/>
        <w:rPr>
          <w:rFonts w:ascii="Arial" w:hAnsi="Arial" w:cs="Arial"/>
          <w:color w:val="222222"/>
          <w:sz w:val="20"/>
          <w:szCs w:val="20"/>
          <w:shd w:val="clear" w:color="auto" w:fill="FFFFFF"/>
        </w:rPr>
      </w:pPr>
      <w:r w:rsidRPr="00DB7111">
        <w:rPr>
          <w:rFonts w:ascii="Arial" w:hAnsi="Arial" w:cs="Arial"/>
          <w:color w:val="222222"/>
          <w:sz w:val="20"/>
          <w:szCs w:val="20"/>
          <w:shd w:val="clear" w:color="auto" w:fill="FFFFFF"/>
        </w:rPr>
        <w:t>Robertson, G. J., &amp; Elliot, R. D. (2002</w:t>
      </w:r>
      <w:r w:rsidRPr="00DB7111" w:rsidR="00C26041">
        <w:rPr>
          <w:rFonts w:ascii="Arial" w:hAnsi="Arial" w:cs="Arial"/>
          <w:color w:val="222222"/>
          <w:sz w:val="20"/>
          <w:szCs w:val="20"/>
          <w:shd w:val="clear" w:color="auto" w:fill="FFFFFF"/>
        </w:rPr>
        <w:t>a</w:t>
      </w:r>
      <w:r w:rsidRPr="00DB7111">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Changes in seabird populations breeding on Small Island, Wadham Islands, Newfoundland</w:t>
      </w:r>
      <w:r>
        <w:rPr>
          <w:rFonts w:ascii="Arial" w:hAnsi="Arial" w:cs="Arial"/>
          <w:color w:val="222222"/>
          <w:sz w:val="20"/>
          <w:szCs w:val="20"/>
          <w:shd w:val="clear" w:color="auto" w:fill="FFFFFF"/>
        </w:rPr>
        <w:t>. Canadian Wildlife Service, Atlantic Region.</w:t>
      </w:r>
    </w:p>
    <w:p w:rsidR="00C26041" w:rsidP="002604E0" w:rsidRDefault="00C26041" w14:paraId="50D0EB6E" w14:textId="60FF10E9">
      <w:pPr>
        <w:tabs>
          <w:tab w:val="left" w:pos="-720"/>
          <w:tab w:val="left" w:pos="0"/>
        </w:tabs>
        <w:ind w:left="426" w:hanging="426"/>
        <w:rPr>
          <w:rFonts w:ascii="Arial" w:hAnsi="Arial" w:cs="Arial"/>
          <w:color w:val="222222"/>
          <w:sz w:val="20"/>
          <w:szCs w:val="20"/>
          <w:shd w:val="clear" w:color="auto" w:fill="FFFFFF"/>
        </w:rPr>
      </w:pPr>
      <w:r w:rsidRPr="00DB7111">
        <w:rPr>
          <w:rFonts w:ascii="Arial" w:hAnsi="Arial" w:cs="Arial"/>
          <w:color w:val="222222"/>
          <w:sz w:val="20"/>
          <w:szCs w:val="20"/>
          <w:shd w:val="clear" w:color="auto" w:fill="FFFFFF"/>
        </w:rPr>
        <w:t>Robertson, G. J., &amp; Elliot, R. D. (2002b). </w:t>
      </w:r>
      <w:r>
        <w:rPr>
          <w:rFonts w:ascii="Arial" w:hAnsi="Arial" w:cs="Arial"/>
          <w:i/>
          <w:iCs/>
          <w:color w:val="222222"/>
          <w:sz w:val="20"/>
          <w:szCs w:val="20"/>
          <w:shd w:val="clear" w:color="auto" w:fill="FFFFFF"/>
        </w:rPr>
        <w:t>Population size and trends of seabirds breeding in the Gannet Islands, Labrador</w:t>
      </w:r>
      <w:r>
        <w:rPr>
          <w:rFonts w:ascii="Arial" w:hAnsi="Arial" w:cs="Arial"/>
          <w:color w:val="222222"/>
          <w:sz w:val="20"/>
          <w:szCs w:val="20"/>
          <w:shd w:val="clear" w:color="auto" w:fill="FFFFFF"/>
        </w:rPr>
        <w:t>. Environment Canada, Environmental Conservation Branch, Canadian Wildlife Service, Atlantic Region.</w:t>
      </w:r>
    </w:p>
    <w:p w:rsidR="00052DE5" w:rsidP="002604E0" w:rsidRDefault="00052DE5" w14:paraId="66410CDE" w14:textId="197B6985">
      <w:pPr>
        <w:tabs>
          <w:tab w:val="left" w:pos="-720"/>
          <w:tab w:val="left" w:pos="0"/>
        </w:tabs>
        <w:ind w:left="426" w:hanging="426"/>
        <w:rPr>
          <w:rFonts w:ascii="Arial" w:hAnsi="Arial" w:cs="Arial"/>
          <w:color w:val="222222"/>
          <w:sz w:val="20"/>
          <w:szCs w:val="20"/>
          <w:shd w:val="clear" w:color="auto" w:fill="FFFFFF"/>
        </w:rPr>
      </w:pPr>
      <w:r>
        <w:rPr>
          <w:rFonts w:ascii="Arial" w:hAnsi="Arial" w:cs="Arial"/>
          <w:color w:val="222222"/>
          <w:sz w:val="20"/>
          <w:szCs w:val="20"/>
          <w:shd w:val="clear" w:color="auto" w:fill="FFFFFF"/>
        </w:rPr>
        <w:t>Robertson, G. J., Russell, J., &amp; Fifield, D. A. (2002</w:t>
      </w:r>
      <w:r w:rsidR="00171AA5">
        <w:rPr>
          <w:rFonts w:ascii="Arial" w:hAnsi="Arial" w:cs="Arial"/>
          <w:color w:val="222222"/>
          <w:sz w:val="20"/>
          <w:szCs w:val="20"/>
          <w:shd w:val="clear" w:color="auto" w:fill="FFFFFF"/>
        </w:rPr>
        <w:t>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Breeding Population Estimates for Three Leach's Storm-petrel Colonies in Southeastern Newfoundland, 2001</w:t>
      </w:r>
      <w:r>
        <w:rPr>
          <w:rFonts w:ascii="Arial" w:hAnsi="Arial" w:cs="Arial"/>
          <w:color w:val="222222"/>
          <w:sz w:val="20"/>
          <w:szCs w:val="20"/>
          <w:shd w:val="clear" w:color="auto" w:fill="FFFFFF"/>
        </w:rPr>
        <w:t>. Canadian Wildlife Service, Atlantic Region.</w:t>
      </w:r>
    </w:p>
    <w:p w:rsidR="00DB369A" w:rsidP="00DB369A" w:rsidRDefault="00DB369A" w14:paraId="5006D504" w14:textId="77777777">
      <w:pPr>
        <w:tabs>
          <w:tab w:val="left" w:pos="-720"/>
          <w:tab w:val="left" w:pos="0"/>
        </w:tabs>
        <w:ind w:left="426" w:hanging="426"/>
        <w:rPr>
          <w:rFonts w:ascii="Arial" w:hAnsi="Arial" w:cs="Arial"/>
          <w:color w:val="222222"/>
          <w:sz w:val="20"/>
          <w:szCs w:val="20"/>
          <w:shd w:val="clear" w:color="auto" w:fill="FFFFFF"/>
        </w:rPr>
      </w:pPr>
      <w:r w:rsidRPr="00DB7111">
        <w:rPr>
          <w:rFonts w:ascii="Arial" w:hAnsi="Arial" w:cs="Arial"/>
          <w:color w:val="222222"/>
          <w:sz w:val="20"/>
          <w:szCs w:val="20"/>
          <w:shd w:val="clear" w:color="auto" w:fill="FFFFFF"/>
        </w:rPr>
        <w:t xml:space="preserve">Robertson, G. J., Elliot, R. D., &amp; Chaulk, K. G. 2002b. </w:t>
      </w:r>
      <w:r>
        <w:rPr>
          <w:rFonts w:ascii="Arial" w:hAnsi="Arial" w:cs="Arial"/>
          <w:color w:val="222222"/>
          <w:sz w:val="20"/>
          <w:szCs w:val="20"/>
          <w:shd w:val="clear" w:color="auto" w:fill="FFFFFF"/>
        </w:rPr>
        <w:t xml:space="preserve">Breeding seabird populations in </w:t>
      </w:r>
      <w:proofErr w:type="spellStart"/>
      <w:r>
        <w:rPr>
          <w:rFonts w:ascii="Arial" w:hAnsi="Arial" w:cs="Arial"/>
          <w:color w:val="222222"/>
          <w:sz w:val="20"/>
          <w:szCs w:val="20"/>
          <w:shd w:val="clear" w:color="auto" w:fill="FFFFFF"/>
        </w:rPr>
        <w:t>Groswater</w:t>
      </w:r>
      <w:proofErr w:type="spellEnd"/>
      <w:r>
        <w:rPr>
          <w:rFonts w:ascii="Arial" w:hAnsi="Arial" w:cs="Arial"/>
          <w:color w:val="222222"/>
          <w:sz w:val="20"/>
          <w:szCs w:val="20"/>
          <w:shd w:val="clear" w:color="auto" w:fill="FFFFFF"/>
        </w:rPr>
        <w:t xml:space="preserve"> Bay, Labrador, 1978 and 2002. Canadian Wildlife Service Technical Report Series No. 394. Atlantic Region, iv+31pp.</w:t>
      </w:r>
    </w:p>
    <w:p w:rsidR="00FB7ADB" w:rsidP="002604E0" w:rsidRDefault="00FB7ADB" w14:paraId="62E27E8E" w14:textId="07BF8361">
      <w:pPr>
        <w:tabs>
          <w:tab w:val="left" w:pos="-720"/>
          <w:tab w:val="left" w:pos="0"/>
        </w:tabs>
        <w:ind w:left="426" w:hanging="426"/>
      </w:pPr>
      <w:commentRangeStart w:id="152"/>
      <w:r>
        <w:t>R</w:t>
      </w:r>
      <w:commentRangeEnd w:id="152"/>
      <w:r w:rsidR="00A3071E">
        <w:rPr>
          <w:rStyle w:val="CommentReference"/>
        </w:rPr>
        <w:commentReference w:id="152"/>
      </w:r>
      <w:r>
        <w:t xml:space="preserve">obertson, G. J., J. Russell, R. Bryant, D. A. Fifield and </w:t>
      </w:r>
      <w:smartTag w:uri="urn:schemas-microsoft-com:office:smarttags" w:element="place">
        <w:r>
          <w:t>I.</w:t>
        </w:r>
      </w:smartTag>
      <w:r>
        <w:t xml:space="preserve"> J. Stenhouse. 2006. Size and trends of Leach’s Storm-Petrel </w:t>
      </w:r>
      <w:proofErr w:type="spellStart"/>
      <w:r>
        <w:rPr>
          <w:i/>
        </w:rPr>
        <w:t>Oceanodroma</w:t>
      </w:r>
      <w:proofErr w:type="spellEnd"/>
      <w:r>
        <w:t xml:space="preserve"> </w:t>
      </w:r>
      <w:proofErr w:type="spellStart"/>
      <w:r>
        <w:rPr>
          <w:i/>
        </w:rPr>
        <w:t>leucorhoa</w:t>
      </w:r>
      <w:proofErr w:type="spellEnd"/>
      <w:r>
        <w:t xml:space="preserve"> breeding populations in </w:t>
      </w:r>
      <w:smartTag w:uri="urn:schemas-microsoft-com:office:smarttags" w:element="State">
        <w:smartTag w:uri="urn:schemas-microsoft-com:office:smarttags" w:element="place">
          <w:r>
            <w:t>Newfoundland</w:t>
          </w:r>
        </w:smartTag>
      </w:smartTag>
      <w:r>
        <w:t>. Atlantic Seabirds 8: 41-50.</w:t>
      </w:r>
    </w:p>
    <w:p w:rsidR="00B14A4C" w:rsidP="002604E0" w:rsidRDefault="00B14A4C" w14:paraId="150C257A" w14:textId="77777777">
      <w:pPr>
        <w:tabs>
          <w:tab w:val="left" w:pos="-720"/>
          <w:tab w:val="left" w:pos="0"/>
        </w:tabs>
        <w:ind w:left="426" w:hanging="426"/>
      </w:pPr>
      <w:r w:rsidRPr="00B14A4C">
        <w:t>Ronconi, R. A., K.A. Allard, and P.D. Taylor. (2015). Bird interactions with offshore oil and gas platforms: Review of impacts and monitoring techniques. Journal of Environmental Management, 147, 34-45.</w:t>
      </w:r>
    </w:p>
    <w:p w:rsidR="004A06F2" w:rsidP="002604E0" w:rsidRDefault="004A06F2" w14:paraId="7A2426C7" w14:textId="77777777">
      <w:pPr>
        <w:autoSpaceDE w:val="0"/>
        <w:autoSpaceDN w:val="0"/>
        <w:adjustRightInd w:val="0"/>
        <w:ind w:left="426" w:hanging="426"/>
      </w:pPr>
      <w:r w:rsidRPr="004A06F2">
        <w:t>Sandvik, H., K.E. Erikstad, and B.E. Sæther, B. E. (2012). Climate affects seabird population dynamics both via reproduction and adult survival. Marine Ecology Progress Series, 454, 273-284.</w:t>
      </w:r>
    </w:p>
    <w:p w:rsidR="00FC318C" w:rsidP="002604E0" w:rsidRDefault="00FC318C" w14:paraId="2B8F6040" w14:textId="77C5CBB0">
      <w:pPr>
        <w:autoSpaceDE w:val="0"/>
        <w:autoSpaceDN w:val="0"/>
        <w:adjustRightInd w:val="0"/>
        <w:ind w:left="426" w:hanging="426"/>
      </w:pPr>
      <w:r w:rsidRPr="00FC318C">
        <w:t>Sauer, J. R., &amp; Link, W. A. (2011). Analysis of the North American breeding bird survey using hierarchical models. The Auk, 128(1), 87-98.</w:t>
      </w:r>
    </w:p>
    <w:p w:rsidR="00DC2C78" w:rsidP="002604E0" w:rsidRDefault="00DC2C78" w14:paraId="04093D93" w14:textId="77777777">
      <w:pPr>
        <w:autoSpaceDE w:val="0"/>
        <w:autoSpaceDN w:val="0"/>
        <w:adjustRightInd w:val="0"/>
        <w:ind w:left="426" w:hanging="426"/>
      </w:pPr>
      <w:r w:rsidRPr="00DC2C78">
        <w:t xml:space="preserve">Smith, A. C., &amp; Edwards, B. P. (2021). North American Breeding Bird Survey status and trend estimates to inform a wide range of conservation needs, using a flexible Bayesian hierarchical generalized additive model. The Condor, 123(1), duaa065. </w:t>
      </w:r>
    </w:p>
    <w:p w:rsidR="00275220" w:rsidP="002604E0" w:rsidRDefault="00275220" w14:paraId="210F1F53" w14:textId="77777777">
      <w:pPr>
        <w:autoSpaceDE w:val="0"/>
        <w:autoSpaceDN w:val="0"/>
        <w:adjustRightInd w:val="0"/>
        <w:ind w:left="426" w:hanging="426"/>
      </w:pPr>
      <w:r w:rsidRPr="00275220">
        <w:t xml:space="preserve">Symons, S. C., &amp; Diamond, A. W. (2022). Resource partitioning in Atlantic puffins and razorbills facing declining food: an analysis of feeding areas and dive </w:t>
      </w:r>
      <w:proofErr w:type="spellStart"/>
      <w:r w:rsidRPr="00275220">
        <w:t>behaviour</w:t>
      </w:r>
      <w:proofErr w:type="spellEnd"/>
      <w:r w:rsidRPr="00275220">
        <w:t xml:space="preserve"> in relation to diet. Marine Ecology Progress Series, 699, 153-165.</w:t>
      </w:r>
    </w:p>
    <w:p w:rsidRPr="00D959B3" w:rsidR="00134B13" w:rsidP="002604E0" w:rsidRDefault="00134B13" w14:paraId="38B23127" w14:textId="6B546E0F">
      <w:pPr>
        <w:autoSpaceDE w:val="0"/>
        <w:autoSpaceDN w:val="0"/>
        <w:adjustRightInd w:val="0"/>
        <w:ind w:left="426" w:hanging="426"/>
      </w:pPr>
      <w:r w:rsidRPr="00467BB5">
        <w:t>Wilhelm, S.</w:t>
      </w:r>
      <w:r>
        <w:t xml:space="preserve"> I</w:t>
      </w:r>
      <w:r w:rsidRPr="00467BB5">
        <w:t xml:space="preserve">., </w:t>
      </w:r>
      <w:r>
        <w:t xml:space="preserve">J. Mailhiot, J. Arany, J. W. </w:t>
      </w:r>
      <w:proofErr w:type="spellStart"/>
      <w:r>
        <w:t>Chardine</w:t>
      </w:r>
      <w:proofErr w:type="spellEnd"/>
      <w:r>
        <w:t>, G. J. Robertson and P. C. Ryan</w:t>
      </w:r>
      <w:r w:rsidRPr="00467BB5">
        <w:t xml:space="preserve">. </w:t>
      </w:r>
      <w:r>
        <w:t>2015</w:t>
      </w:r>
      <w:r w:rsidRPr="00467BB5">
        <w:t>. Update and trends of three important seabird populations in the western North Atlantic using a geographic information syst</w:t>
      </w:r>
      <w:r>
        <w:t>em approach. Marine Ornithology 43: 211-222.</w:t>
      </w:r>
    </w:p>
    <w:p w:rsidR="00693E63" w:rsidP="002604E0" w:rsidRDefault="00693E63" w14:paraId="2E60E36E" w14:textId="64F2263F">
      <w:pPr>
        <w:autoSpaceDE w:val="0"/>
        <w:autoSpaceDN w:val="0"/>
        <w:adjustRightInd w:val="0"/>
        <w:ind w:left="426" w:hanging="426"/>
        <w:rPr>
          <w:color w:val="000000"/>
        </w:rPr>
      </w:pPr>
      <w:r>
        <w:rPr>
          <w:color w:val="000000"/>
        </w:rPr>
        <w:t>Wilhelm, S., A.</w:t>
      </w:r>
      <w:r w:rsidRPr="00F90484">
        <w:rPr>
          <w:color w:val="000000"/>
        </w:rPr>
        <w:t xml:space="preserve"> Hedd, G</w:t>
      </w:r>
      <w:r>
        <w:rPr>
          <w:color w:val="000000"/>
        </w:rPr>
        <w:t>.</w:t>
      </w:r>
      <w:r w:rsidRPr="00F90484">
        <w:rPr>
          <w:color w:val="000000"/>
        </w:rPr>
        <w:t xml:space="preserve"> J. Robertson, </w:t>
      </w:r>
      <w:r>
        <w:rPr>
          <w:color w:val="000000"/>
        </w:rPr>
        <w:t xml:space="preserve">J. </w:t>
      </w:r>
      <w:r w:rsidRPr="00F90484">
        <w:rPr>
          <w:color w:val="000000"/>
        </w:rPr>
        <w:t>Mailhiot, P</w:t>
      </w:r>
      <w:r>
        <w:rPr>
          <w:color w:val="000000"/>
        </w:rPr>
        <w:t>.</w:t>
      </w:r>
      <w:r w:rsidRPr="00F90484">
        <w:rPr>
          <w:color w:val="000000"/>
        </w:rPr>
        <w:t xml:space="preserve"> M. Regular,</w:t>
      </w:r>
      <w:r>
        <w:rPr>
          <w:color w:val="000000"/>
        </w:rPr>
        <w:t xml:space="preserve"> </w:t>
      </w:r>
      <w:r w:rsidRPr="00F90484">
        <w:rPr>
          <w:color w:val="000000"/>
        </w:rPr>
        <w:t>P</w:t>
      </w:r>
      <w:r>
        <w:rPr>
          <w:color w:val="000000"/>
        </w:rPr>
        <w:t>. C. Ryan</w:t>
      </w:r>
      <w:r w:rsidRPr="00F90484">
        <w:rPr>
          <w:color w:val="000000"/>
        </w:rPr>
        <w:t xml:space="preserve"> and R</w:t>
      </w:r>
      <w:r>
        <w:rPr>
          <w:color w:val="000000"/>
        </w:rPr>
        <w:t>.</w:t>
      </w:r>
      <w:r w:rsidRPr="00F90484">
        <w:rPr>
          <w:color w:val="000000"/>
        </w:rPr>
        <w:t xml:space="preserve"> D. Elliot</w:t>
      </w:r>
      <w:r>
        <w:rPr>
          <w:color w:val="000000"/>
        </w:rPr>
        <w:t>. 2020. T</w:t>
      </w:r>
      <w:r w:rsidRPr="00F90484">
        <w:rPr>
          <w:color w:val="000000"/>
        </w:rPr>
        <w:t>he worl</w:t>
      </w:r>
      <w:r>
        <w:rPr>
          <w:color w:val="000000"/>
        </w:rPr>
        <w:t>d’s largest breeding colony of Leach’s S</w:t>
      </w:r>
      <w:r w:rsidRPr="00F90484">
        <w:rPr>
          <w:color w:val="000000"/>
        </w:rPr>
        <w:t>torm-petrel</w:t>
      </w:r>
      <w:r>
        <w:rPr>
          <w:color w:val="000000"/>
        </w:rPr>
        <w:t xml:space="preserve"> </w:t>
      </w:r>
      <w:proofErr w:type="spellStart"/>
      <w:r w:rsidRPr="00F90484">
        <w:rPr>
          <w:i/>
          <w:color w:val="000000"/>
        </w:rPr>
        <w:t>Hydrobates</w:t>
      </w:r>
      <w:proofErr w:type="spellEnd"/>
      <w:r w:rsidRPr="00F90484">
        <w:rPr>
          <w:i/>
          <w:color w:val="000000"/>
        </w:rPr>
        <w:t xml:space="preserve"> </w:t>
      </w:r>
      <w:proofErr w:type="spellStart"/>
      <w:r w:rsidRPr="00F90484">
        <w:rPr>
          <w:i/>
          <w:color w:val="000000"/>
        </w:rPr>
        <w:t>leucorhous</w:t>
      </w:r>
      <w:proofErr w:type="spellEnd"/>
      <w:r w:rsidRPr="00F90484">
        <w:rPr>
          <w:color w:val="000000"/>
        </w:rPr>
        <w:t xml:space="preserve"> has declined</w:t>
      </w:r>
      <w:r>
        <w:rPr>
          <w:color w:val="000000"/>
        </w:rPr>
        <w:t xml:space="preserve">. Bird Conservation International 30: 40-57. </w:t>
      </w:r>
      <w:r w:rsidRPr="00053EDD">
        <w:rPr>
          <w:color w:val="000000"/>
        </w:rPr>
        <w:t>doi:10.1017/S0959270919000248</w:t>
      </w:r>
    </w:p>
    <w:p w:rsidRPr="003F7D31" w:rsidR="00FC318C" w:rsidP="002604E0" w:rsidRDefault="00FC318C" w14:paraId="0E9C7181" w14:textId="546E6775">
      <w:pPr>
        <w:autoSpaceDE w:val="0"/>
        <w:autoSpaceDN w:val="0"/>
        <w:adjustRightInd w:val="0"/>
        <w:ind w:left="426" w:hanging="426"/>
        <w:rPr>
          <w:color w:val="000000"/>
          <w:lang w:val="fr-CA"/>
        </w:rPr>
      </w:pPr>
      <w:r w:rsidRPr="00FC318C">
        <w:rPr>
          <w:color w:val="000000"/>
        </w:rPr>
        <w:t xml:space="preserve">Wood, S., &amp; Wood, M. S. (2015). </w:t>
      </w:r>
      <w:r w:rsidRPr="003F7D31">
        <w:rPr>
          <w:color w:val="000000"/>
          <w:lang w:val="fr-CA"/>
        </w:rPr>
        <w:t>Package ‘</w:t>
      </w:r>
      <w:proofErr w:type="spellStart"/>
      <w:r w:rsidRPr="003F7D31">
        <w:rPr>
          <w:color w:val="000000"/>
          <w:lang w:val="fr-CA"/>
        </w:rPr>
        <w:t>mgcv</w:t>
      </w:r>
      <w:proofErr w:type="spellEnd"/>
      <w:r w:rsidRPr="003F7D31">
        <w:rPr>
          <w:color w:val="000000"/>
          <w:lang w:val="fr-CA"/>
        </w:rPr>
        <w:t>’. R package version, 1(29), 729.</w:t>
      </w:r>
    </w:p>
    <w:p w:rsidRPr="003F7D31" w:rsidR="00397B02" w:rsidP="00693E63" w:rsidRDefault="00397B02" w14:paraId="4C1FF0BE" w14:textId="17478909">
      <w:pPr>
        <w:spacing w:line="240" w:lineRule="auto"/>
        <w:rPr>
          <w:lang w:val="fr-CA"/>
        </w:rPr>
      </w:pPr>
    </w:p>
    <w:p w:rsidRPr="003F7D31" w:rsidR="00096E82" w:rsidRDefault="00096E82" w14:paraId="3A8268ED" w14:textId="77777777">
      <w:pPr>
        <w:rPr>
          <w:lang w:val="fr-CA"/>
        </w:rPr>
      </w:pPr>
      <w:r w:rsidRPr="003F7D31">
        <w:rPr>
          <w:lang w:val="fr-CA"/>
        </w:rPr>
        <w:br w:type="page"/>
      </w:r>
    </w:p>
    <w:p w:rsidRPr="003F7D31" w:rsidR="00612450" w:rsidP="00612450" w:rsidRDefault="00612450" w14:paraId="62DF778B" w14:textId="77777777">
      <w:pPr>
        <w:rPr>
          <w:color w:val="70AD47" w:themeColor="accent6"/>
          <w:lang w:val="fr-CA"/>
        </w:rPr>
      </w:pPr>
    </w:p>
    <w:p w:rsidRPr="003E0A00" w:rsidR="00612450" w:rsidP="6AC5ED07" w:rsidRDefault="1631967B" w14:paraId="570554E7" w14:textId="6D44E1EE">
      <w:pPr>
        <w:rPr>
          <w:lang w:val="fr-CA"/>
          <w:rPrChange w:author="Wilhelm,Sabina (elle | she, her) (ECCC)" w:date="2024-09-11T14:02:00Z" w16du:dateUtc="2024-09-11T16:32:00Z" w:id="153">
            <w:rPr/>
          </w:rPrChange>
        </w:rPr>
      </w:pPr>
      <w:r w:rsidRPr="003F7D31">
        <w:rPr>
          <w:rStyle w:val="Heading1Char"/>
          <w:lang w:val="fr-CA"/>
        </w:rPr>
        <w:t>Figures</w:t>
      </w:r>
      <w:r w:rsidR="6E79B018">
        <w:rPr>
          <w:noProof/>
        </w:rPr>
        <w:drawing>
          <wp:inline distT="0" distB="0" distL="0" distR="0" wp14:anchorId="69C6F8E1" wp14:editId="272E90D1">
            <wp:extent cx="5943600" cy="2971800"/>
            <wp:effectExtent l="0" t="0" r="0" b="0"/>
            <wp:docPr id="284596761" name="Picture 28459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612450" w:rsidP="6AC5ED07" w:rsidRDefault="1631967B" w14:paraId="79304603" w14:textId="727736DF">
      <w:pPr>
        <w:spacing w:line="240" w:lineRule="auto"/>
      </w:pPr>
      <w:r w:rsidRPr="003E0A00">
        <w:rPr>
          <w:b/>
          <w:lang w:val="fr-CA"/>
          <w:rPrChange w:author="Wilhelm,Sabina (elle | she, her) (ECCC)" w:date="2024-09-11T14:02:00Z" w16du:dateUtc="2024-09-11T16:32:00Z" w:id="154">
            <w:rPr>
              <w:b/>
            </w:rPr>
          </w:rPrChange>
        </w:rPr>
        <w:t xml:space="preserve">Figure </w:t>
      </w:r>
      <w:commentRangeStart w:id="155"/>
      <w:commentRangeStart w:id="156"/>
      <w:commentRangeStart w:id="157"/>
      <w:r w:rsidRPr="003E0A00">
        <w:rPr>
          <w:b/>
          <w:lang w:val="fr-CA"/>
          <w:rPrChange w:author="Wilhelm,Sabina (elle | she, her) (ECCC)" w:date="2024-09-11T14:02:00Z" w16du:dateUtc="2024-09-11T16:32:00Z" w:id="158">
            <w:rPr>
              <w:b/>
            </w:rPr>
          </w:rPrChange>
        </w:rPr>
        <w:t>1</w:t>
      </w:r>
      <w:commentRangeEnd w:id="155"/>
      <w:r w:rsidR="00964BE7">
        <w:rPr>
          <w:rStyle w:val="CommentReference"/>
        </w:rPr>
        <w:commentReference w:id="155"/>
      </w:r>
      <w:commentRangeEnd w:id="156"/>
      <w:r>
        <w:rPr>
          <w:rStyle w:val="CommentReference"/>
        </w:rPr>
        <w:commentReference w:id="156"/>
      </w:r>
      <w:commentRangeEnd w:id="157"/>
      <w:r>
        <w:rPr>
          <w:rStyle w:val="CommentReference"/>
        </w:rPr>
        <w:commentReference w:id="157"/>
      </w:r>
      <w:r w:rsidRPr="003F7D31">
        <w:rPr>
          <w:b/>
          <w:lang w:val="fr-CA"/>
        </w:rPr>
        <w:t>.</w:t>
      </w:r>
      <w:r w:rsidRPr="003F7D31">
        <w:rPr>
          <w:lang w:val="fr-CA"/>
        </w:rPr>
        <w:t xml:space="preserve"> </w:t>
      </w:r>
      <w:r>
        <w:t xml:space="preserve">Colony locations and colony size estimates </w:t>
      </w:r>
      <w:ins w:author="Calvert,Anna (elle | she, her) (ECCC)" w:date="2024-09-04T11:30:00Z" w:id="159">
        <w:r w:rsidR="00AE3406">
          <w:t>from</w:t>
        </w:r>
      </w:ins>
      <w:del w:author="Calvert,Anna (elle | she, her) (ECCC)" w:date="2024-09-04T11:30:00Z" w:id="160">
        <w:r w:rsidDel="00AE3406">
          <w:delText>as</w:delText>
        </w:r>
      </w:del>
      <w:r>
        <w:t xml:space="preserve"> the most recent reported count of mature individuals for (A) Leach’s storm-petrel and (B) Atlantic puffin. Colonies with “at least one pair” reported are </w:t>
      </w:r>
      <w:r w:rsidR="636FB21F">
        <w:t>labeled as</w:t>
      </w:r>
      <w:r>
        <w:t xml:space="preserve"> “present”</w:t>
      </w:r>
      <w:r w:rsidR="636FB21F">
        <w:t>.</w:t>
      </w:r>
      <w:r w:rsidR="30BD71BD">
        <w:t xml:space="preserve"> </w:t>
      </w:r>
      <w:commentRangeStart w:id="161"/>
      <w:commentRangeStart w:id="162"/>
      <w:r w:rsidR="636FB21F">
        <w:t>C</w:t>
      </w:r>
      <w:r>
        <w:t xml:space="preserve">olonies contributing at least two years of survey count data to trend models (see Figures 2 and 3) are </w:t>
      </w:r>
      <w:r w:rsidR="636FB21F">
        <w:t>surrounded</w:t>
      </w:r>
      <w:r>
        <w:t xml:space="preserve"> by black open circles</w:t>
      </w:r>
      <w:commentRangeEnd w:id="161"/>
      <w:r w:rsidR="002B1AF2">
        <w:rPr>
          <w:rStyle w:val="CommentReference"/>
        </w:rPr>
        <w:commentReference w:id="161"/>
      </w:r>
      <w:commentRangeEnd w:id="162"/>
      <w:r w:rsidR="00301595">
        <w:rPr>
          <w:rStyle w:val="CommentReference"/>
        </w:rPr>
        <w:commentReference w:id="162"/>
      </w:r>
      <w:r>
        <w:t xml:space="preserve">. </w:t>
      </w:r>
      <w:r w:rsidR="4574E8FF">
        <w:t>Abbreviations indicate province except insular Newfoundland (NF) and Labrador (LB).</w:t>
      </w:r>
    </w:p>
    <w:p w:rsidRPr="00612450" w:rsidR="0079116E" w:rsidP="6AC5ED07" w:rsidRDefault="6FCB775D" w14:paraId="2AB864DF" w14:textId="1C6A2DD4">
      <w:r>
        <w:rPr>
          <w:noProof/>
        </w:rPr>
        <w:drawing>
          <wp:inline distT="0" distB="0" distL="0" distR="0" wp14:anchorId="786BEC7E" wp14:editId="61702B00">
            <wp:extent cx="5943600" cy="4952998"/>
            <wp:effectExtent l="0" t="0" r="0" b="0"/>
            <wp:docPr id="988346719" name="Picture 98834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2998"/>
                    </a:xfrm>
                    <a:prstGeom prst="rect">
                      <a:avLst/>
                    </a:prstGeom>
                  </pic:spPr>
                </pic:pic>
              </a:graphicData>
            </a:graphic>
          </wp:inline>
        </w:drawing>
      </w:r>
    </w:p>
    <w:p w:rsidR="00612450" w:rsidP="00612450" w:rsidRDefault="00612450" w14:paraId="4BFACE0A" w14:textId="1FEEF042">
      <w:pPr>
        <w:spacing w:line="240" w:lineRule="auto"/>
      </w:pPr>
      <w:r w:rsidRPr="00740F31">
        <w:rPr>
          <w:b/>
          <w:bCs/>
          <w:noProof/>
        </w:rPr>
        <w:t>F</w:t>
      </w:r>
      <w:proofErr w:type="spellStart"/>
      <w:r w:rsidRPr="00740F31">
        <w:rPr>
          <w:b/>
          <w:bCs/>
        </w:rPr>
        <w:t>igure</w:t>
      </w:r>
      <w:proofErr w:type="spellEnd"/>
      <w:r w:rsidRPr="00740F31">
        <w:rPr>
          <w:b/>
          <w:bCs/>
        </w:rPr>
        <w:t xml:space="preserve"> 2.</w:t>
      </w:r>
      <w:r>
        <w:t xml:space="preserve"> </w:t>
      </w:r>
      <w:r w:rsidR="0030356B">
        <w:t>Colony-</w:t>
      </w:r>
      <w:r w:rsidR="00B65EA5">
        <w:t>level trajectories for Leach’s storm-petrel derived from the Bayesian hierarchical GAMM</w:t>
      </w:r>
      <w:r>
        <w:t xml:space="preserve"> over the period 1966-2023 (ordered by latitude, 12 colony locations shown in Figure 1A). Raw survey counts are shown as black points with standard error estimated by the GAMM (counts without raw estimated SE are indicated by open circles). </w:t>
      </w:r>
      <w:r w:rsidR="0030356B">
        <w:t xml:space="preserve">The solid gray line and </w:t>
      </w:r>
      <w:commentRangeStart w:id="163"/>
      <w:r w:rsidR="0030356B">
        <w:t xml:space="preserve">ribbons depict colony-level </w:t>
      </w:r>
      <w:commentRangeEnd w:id="163"/>
      <w:r w:rsidR="00480CF6">
        <w:rPr>
          <w:rStyle w:val="CommentReference"/>
        </w:rPr>
        <w:commentReference w:id="163"/>
      </w:r>
      <w:r w:rsidR="0030356B">
        <w:t>trajectories as posterior median and 95% confidence interval.</w:t>
      </w:r>
    </w:p>
    <w:p w:rsidR="00612450" w:rsidP="00612450" w:rsidRDefault="00612450" w14:paraId="6FBF243B" w14:textId="77777777">
      <w:pPr>
        <w:spacing w:line="240" w:lineRule="auto"/>
      </w:pPr>
    </w:p>
    <w:p w:rsidR="0079116E" w:rsidP="6AC5ED07" w:rsidRDefault="1FA49B0B" w14:paraId="40FEE5E3" w14:textId="0D1DD072">
      <w:pPr>
        <w:spacing w:line="240" w:lineRule="auto"/>
      </w:pPr>
      <w:r>
        <w:rPr>
          <w:noProof/>
        </w:rPr>
        <w:drawing>
          <wp:inline distT="0" distB="0" distL="0" distR="0" wp14:anchorId="59554C39" wp14:editId="276ED1B7">
            <wp:extent cx="5943600" cy="5943600"/>
            <wp:effectExtent l="0" t="0" r="0" b="0"/>
            <wp:docPr id="1147949805" name="Picture 114794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612450" w:rsidP="00612450" w:rsidRDefault="1631967B" w14:paraId="12DDDA08" w14:textId="1322A986">
      <w:r w:rsidRPr="6AC5ED07">
        <w:rPr>
          <w:b/>
          <w:bCs/>
        </w:rPr>
        <w:t>Figure 3.</w:t>
      </w:r>
      <w:r>
        <w:t xml:space="preserve"> </w:t>
      </w:r>
      <w:r w:rsidR="632F2218">
        <w:t xml:space="preserve">Colony-level trajectories for Atlantic puffin derived from the Bayesian hierarchical GAMM over the period </w:t>
      </w:r>
      <w:r>
        <w:t xml:space="preserve">1965-2023 (ordered by latitude, 22 colony locations shown in Figure 1B, </w:t>
      </w:r>
      <w:commentRangeStart w:id="165"/>
      <w:r>
        <w:t xml:space="preserve">note the colony indicated as </w:t>
      </w:r>
      <w:r w:rsidR="6DC7E18C">
        <w:t>NS MBS, QC (</w:t>
      </w:r>
      <w:r>
        <w:t>North Shore Migratory Bird Sanctuaries in Quebec</w:t>
      </w:r>
      <w:r w:rsidR="0554223F">
        <w:t>)</w:t>
      </w:r>
      <w:r>
        <w:t xml:space="preserve"> is the summed abundance across six colonies in this region)</w:t>
      </w:r>
      <w:commentRangeEnd w:id="165"/>
      <w:r w:rsidR="00AE6668">
        <w:rPr>
          <w:rStyle w:val="CommentReference"/>
        </w:rPr>
        <w:commentReference w:id="165"/>
      </w:r>
      <w:r>
        <w:t xml:space="preserve">. Raw survey counts are shown as black points with standard error estimated by the GAMM (counts without raw estimated SE are indicated by open circles). The solid </w:t>
      </w:r>
      <w:r w:rsidR="3F1171E7">
        <w:t xml:space="preserve">gray line and ribbons </w:t>
      </w:r>
      <w:r>
        <w:t xml:space="preserve">depict colony-level trajectories as posterior median and 95% confidence interval. </w:t>
      </w:r>
    </w:p>
    <w:p w:rsidRPr="00F309C4" w:rsidR="00612450" w:rsidP="6AC5ED07" w:rsidRDefault="565C92C3" w14:paraId="4003B28C" w14:textId="6EE4D958">
      <w:pPr>
        <w:spacing w:line="240" w:lineRule="auto"/>
      </w:pPr>
      <w:r>
        <w:rPr>
          <w:noProof/>
        </w:rPr>
        <w:drawing>
          <wp:inline distT="0" distB="0" distL="0" distR="0" wp14:anchorId="256DDC02" wp14:editId="224AB783">
            <wp:extent cx="5943600" cy="5943600"/>
            <wp:effectExtent l="0" t="0" r="0" b="0"/>
            <wp:docPr id="1870238783" name="Picture 187023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Pr="6AC5ED07" w:rsidR="1631967B">
        <w:rPr>
          <w:b/>
          <w:bCs/>
        </w:rPr>
        <w:t>Figure 4.</w:t>
      </w:r>
      <w:r w:rsidR="1631967B">
        <w:t xml:space="preserve"> </w:t>
      </w:r>
      <w:r w:rsidR="1F19B6C2">
        <w:t>Regional trajectories (A</w:t>
      </w:r>
      <w:r w:rsidR="19B36882">
        <w:t xml:space="preserve"> &amp;</w:t>
      </w:r>
      <w:r w:rsidR="1F19B6C2">
        <w:t xml:space="preserve"> B), regional trends over sliding 5-year window</w:t>
      </w:r>
      <w:r w:rsidR="19B36882">
        <w:t>s</w:t>
      </w:r>
      <w:r w:rsidR="1F19B6C2">
        <w:t xml:space="preserve"> (</w:t>
      </w:r>
      <w:r w:rsidR="19B36882">
        <w:t xml:space="preserve">C &amp; D), and 3-generation trend estimates (E &amp; F) for Leach’s storm-petrel (left </w:t>
      </w:r>
      <w:r w:rsidR="292167C9">
        <w:t>panels</w:t>
      </w:r>
      <w:r w:rsidR="19B36882">
        <w:t xml:space="preserve">) and Atlantic puffin (right </w:t>
      </w:r>
      <w:r w:rsidR="5F278CF7">
        <w:t>panels</w:t>
      </w:r>
      <w:r w:rsidR="19B36882">
        <w:t>). For regional trajectories and sliding 5-year trends</w:t>
      </w:r>
      <w:r w:rsidR="11E92818">
        <w:t xml:space="preserve"> (A-D)</w:t>
      </w:r>
      <w:r w:rsidR="19B36882">
        <w:t xml:space="preserve">, thin gray lines depict </w:t>
      </w:r>
      <w:r w:rsidR="632C3755">
        <w:t>different samples</w:t>
      </w:r>
      <w:r w:rsidR="19B36882">
        <w:t xml:space="preserve"> from the Bayesian posterior </w:t>
      </w:r>
      <w:r w:rsidR="632C3755">
        <w:t xml:space="preserve">to illustrate the diversity of potential trajectories the regional populations may have experienced. Thick black lines illustrate the posterior median, and dashed lines </w:t>
      </w:r>
      <w:r w:rsidR="11E92818">
        <w:t xml:space="preserve">indicate 95% credible interval (i.e., 95% of thin gray lines are within the credible interval). </w:t>
      </w:r>
      <w:r w:rsidR="284A24AE">
        <w:t xml:space="preserve">For </w:t>
      </w:r>
      <w:commentRangeStart w:id="166"/>
      <w:r w:rsidR="284A24AE">
        <w:t>3-generation trend</w:t>
      </w:r>
      <w:r w:rsidR="527D0EEC">
        <w:t>s</w:t>
      </w:r>
      <w:commentRangeEnd w:id="166"/>
      <w:r w:rsidR="00DF3E15">
        <w:rPr>
          <w:rStyle w:val="CommentReference"/>
        </w:rPr>
        <w:commentReference w:id="166"/>
      </w:r>
      <w:r w:rsidR="284A24AE">
        <w:t xml:space="preserve">, </w:t>
      </w:r>
      <w:r w:rsidR="178B2A6C">
        <w:t>Bayesian posterior</w:t>
      </w:r>
      <w:r w:rsidR="527D0EEC">
        <w:t>s</w:t>
      </w:r>
      <w:r w:rsidR="178B2A6C">
        <w:t xml:space="preserve"> </w:t>
      </w:r>
      <w:r w:rsidR="527D0EEC">
        <w:t>are</w:t>
      </w:r>
      <w:r w:rsidR="178B2A6C">
        <w:t xml:space="preserve"> presented as density plot</w:t>
      </w:r>
      <w:r w:rsidR="527D0EEC">
        <w:t>s</w:t>
      </w:r>
      <w:r w:rsidR="562BF9A8">
        <w:t xml:space="preserve"> with </w:t>
      </w:r>
      <w:r w:rsidR="527D0EEC">
        <w:t xml:space="preserve">a </w:t>
      </w:r>
      <w:r w:rsidR="562BF9A8">
        <w:t xml:space="preserve">vertical gray line at 0 indicating population stability. </w:t>
      </w:r>
      <w:r w:rsidR="228B02B4">
        <w:t>Posterior summar</w:t>
      </w:r>
      <w:r w:rsidR="527D0EEC">
        <w:t>ies</w:t>
      </w:r>
      <w:r w:rsidR="228B02B4">
        <w:t xml:space="preserve"> describe the median estimate of the 3-generation trend with 95% credible intervals in parentheses.</w:t>
      </w:r>
    </w:p>
    <w:p w:rsidR="00014BF9" w:rsidRDefault="00014BF9" w14:paraId="0853A719" w14:textId="4E298016">
      <w:r>
        <w:br w:type="page"/>
      </w:r>
    </w:p>
    <w:p w:rsidR="73134EC4" w:rsidP="00014BF9" w:rsidRDefault="73134EC4" w14:paraId="5E1F5332" w14:textId="62985076">
      <w:pPr>
        <w:pStyle w:val="Heading1"/>
      </w:pPr>
      <w:r>
        <w:t>APPENDICES</w:t>
      </w:r>
    </w:p>
    <w:p w:rsidR="00096E82" w:rsidP="00096E82" w:rsidRDefault="00096E82" w14:paraId="1F8F6DCD" w14:textId="77777777">
      <w:pPr>
        <w:spacing w:line="240" w:lineRule="auto"/>
      </w:pPr>
    </w:p>
    <w:p w:rsidR="195D9445" w:rsidP="6AC5ED07" w:rsidRDefault="195D9445" w14:paraId="3BB17E64" w14:textId="52C8BF5A">
      <w:pPr>
        <w:spacing w:line="240" w:lineRule="auto"/>
      </w:pPr>
      <w:r>
        <w:rPr>
          <w:noProof/>
        </w:rPr>
        <w:drawing>
          <wp:inline distT="0" distB="0" distL="0" distR="0" wp14:anchorId="7EBAAD0E" wp14:editId="76291D01">
            <wp:extent cx="5943600" cy="4752974"/>
            <wp:effectExtent l="0" t="0" r="0" b="0"/>
            <wp:docPr id="1797015283" name="Picture 179701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rsidR="00096E82" w:rsidP="00096E82" w:rsidRDefault="6883D974" w14:paraId="1392D568" w14:textId="53961A47">
      <w:pPr>
        <w:spacing w:line="240" w:lineRule="auto"/>
      </w:pPr>
      <w:r w:rsidRPr="6AC5ED07">
        <w:rPr>
          <w:b/>
          <w:bCs/>
        </w:rPr>
        <w:t xml:space="preserve">Figure </w:t>
      </w:r>
      <w:r w:rsidRPr="6AC5ED07" w:rsidR="228B02B4">
        <w:rPr>
          <w:b/>
          <w:bCs/>
        </w:rPr>
        <w:t>A1</w:t>
      </w:r>
      <w:r w:rsidRPr="6AC5ED07">
        <w:rPr>
          <w:b/>
          <w:bCs/>
        </w:rPr>
        <w:t>.</w:t>
      </w:r>
      <w:r>
        <w:t xml:space="preserve"> Results of </w:t>
      </w:r>
      <w:r w:rsidR="5DB68729">
        <w:t>1</w:t>
      </w:r>
      <w:r w:rsidR="2269D259">
        <w:t>,</w:t>
      </w:r>
      <w:r w:rsidR="5DB68729">
        <w:t>00</w:t>
      </w:r>
      <w:r>
        <w:t xml:space="preserve">0 simulated hypothetical scenarios of population change derived using a Bayesian GAMM approach based on 2-6 imprecise surveys from 15 colonies over a 50-year time period. Credible interval </w:t>
      </w:r>
      <w:r w:rsidR="34A0D8F5">
        <w:t xml:space="preserve">(CRI) </w:t>
      </w:r>
      <w:r>
        <w:t>coverage indicates whether the 95% credible interval of the estimated regional trend (vertical error bars) captured the “true” simulated regional trend</w:t>
      </w:r>
      <w:r w:rsidR="342311A5">
        <w:t xml:space="preserve"> for </w:t>
      </w:r>
      <w:r w:rsidR="046B53A0">
        <w:t>the most recent</w:t>
      </w:r>
      <w:r w:rsidR="342311A5">
        <w:t xml:space="preserve"> 10-year </w:t>
      </w:r>
      <w:r w:rsidR="344F5DE1">
        <w:t xml:space="preserve">interval </w:t>
      </w:r>
      <w:r w:rsidR="4B7FD8ED">
        <w:t xml:space="preserve">(top panels) </w:t>
      </w:r>
      <w:r w:rsidR="342311A5">
        <w:t xml:space="preserve">or </w:t>
      </w:r>
      <w:r w:rsidR="60B29BA0">
        <w:t xml:space="preserve">a full </w:t>
      </w:r>
      <w:r w:rsidR="342311A5">
        <w:t xml:space="preserve">50-year </w:t>
      </w:r>
      <w:r w:rsidR="0525AF80">
        <w:t>interval</w:t>
      </w:r>
      <w:r w:rsidR="3E56F551">
        <w:t xml:space="preserve"> (bottom panels)</w:t>
      </w:r>
      <w:r w:rsidR="342311A5">
        <w:t xml:space="preserve">, under simulations </w:t>
      </w:r>
      <w:r w:rsidR="3E4F32B8">
        <w:t>where population dynamics at each colony were affected by an autocorrelated shared environmental covariate imposing correlations among the colony tra</w:t>
      </w:r>
      <w:r w:rsidR="67060F8B">
        <w:t>jectories</w:t>
      </w:r>
      <w:r w:rsidR="2F6238D7">
        <w:t xml:space="preserve"> (left panels)</w:t>
      </w:r>
      <w:r w:rsidR="3E4F32B8">
        <w:t xml:space="preserve"> or an unshared </w:t>
      </w:r>
      <w:r w:rsidR="026CB4A7">
        <w:t xml:space="preserve">environmental </w:t>
      </w:r>
      <w:r w:rsidR="3E4F32B8">
        <w:t>covariate</w:t>
      </w:r>
      <w:r w:rsidR="74283218">
        <w:t xml:space="preserve"> (right panels)</w:t>
      </w:r>
      <w:r w:rsidR="3E4F32B8">
        <w:t>.</w:t>
      </w:r>
      <w:r w:rsidR="342311A5">
        <w:t xml:space="preserve"> </w:t>
      </w:r>
    </w:p>
    <w:p w:rsidR="1EC3E0C1" w:rsidP="6AC5ED07" w:rsidRDefault="1C4710A2" w14:paraId="5EB02C76" w14:textId="7572C090">
      <w:pPr>
        <w:spacing w:line="240" w:lineRule="auto"/>
      </w:pPr>
      <w:r>
        <w:rPr>
          <w:noProof/>
        </w:rPr>
        <w:drawing>
          <wp:inline distT="0" distB="0" distL="0" distR="0" wp14:anchorId="200A6B90" wp14:editId="76E2CEEC">
            <wp:extent cx="5317418" cy="3988065"/>
            <wp:effectExtent l="0" t="0" r="0" b="0"/>
            <wp:docPr id="159807826" name="Picture 15980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17418" cy="3988065"/>
                    </a:xfrm>
                    <a:prstGeom prst="rect">
                      <a:avLst/>
                    </a:prstGeom>
                  </pic:spPr>
                </pic:pic>
              </a:graphicData>
            </a:graphic>
          </wp:inline>
        </w:drawing>
      </w:r>
    </w:p>
    <w:p w:rsidR="1EC3E0C1" w:rsidP="6F26598B" w:rsidRDefault="66CE3718" w14:paraId="4CFEA29F" w14:textId="1EB3754F">
      <w:pPr>
        <w:spacing w:line="240" w:lineRule="auto"/>
        <w:rPr>
          <w:rFonts w:eastAsiaTheme="minorEastAsia"/>
        </w:rPr>
      </w:pPr>
      <w:r w:rsidRPr="6AC5ED07">
        <w:rPr>
          <w:rFonts w:eastAsiaTheme="minorEastAsia"/>
          <w:b/>
          <w:bCs/>
        </w:rPr>
        <w:t xml:space="preserve">Figure </w:t>
      </w:r>
      <w:r w:rsidRPr="6AC5ED07" w:rsidR="228B02B4">
        <w:rPr>
          <w:rFonts w:eastAsiaTheme="minorEastAsia"/>
          <w:b/>
          <w:bCs/>
        </w:rPr>
        <w:t>A2</w:t>
      </w:r>
      <w:r w:rsidRPr="6AC5ED07">
        <w:rPr>
          <w:rFonts w:eastAsiaTheme="minorEastAsia"/>
        </w:rPr>
        <w:t xml:space="preserve">. Posterior predictive check for petrel </w:t>
      </w:r>
      <w:r w:rsidRPr="6AC5ED07" w:rsidR="6BA0D0C3">
        <w:rPr>
          <w:rFonts w:eastAsiaTheme="minorEastAsia"/>
        </w:rPr>
        <w:t>GAMM</w:t>
      </w:r>
      <w:commentRangeStart w:id="167"/>
      <w:commentRangeStart w:id="168"/>
      <w:r w:rsidRPr="6AC5ED07">
        <w:rPr>
          <w:rFonts w:eastAsiaTheme="minorEastAsia"/>
        </w:rPr>
        <w:t>.</w:t>
      </w:r>
      <w:commentRangeEnd w:id="167"/>
      <w:r w:rsidR="00F917B1">
        <w:rPr>
          <w:rStyle w:val="CommentReference"/>
        </w:rPr>
        <w:commentReference w:id="167"/>
      </w:r>
      <w:commentRangeEnd w:id="168"/>
      <w:r>
        <w:rPr>
          <w:rStyle w:val="CommentReference"/>
        </w:rPr>
        <w:commentReference w:id="168"/>
      </w:r>
      <w:r w:rsidRPr="6AC5ED07">
        <w:rPr>
          <w:rFonts w:eastAsiaTheme="minorEastAsia"/>
        </w:rPr>
        <w:t xml:space="preserve"> </w:t>
      </w:r>
    </w:p>
    <w:p w:rsidR="1EC3E0C1" w:rsidP="6AC5ED07" w:rsidRDefault="781B90EF" w14:paraId="4DEDB358" w14:textId="551E91D2">
      <w:pPr>
        <w:spacing w:line="240" w:lineRule="auto"/>
        <w:rPr>
          <w:rFonts w:eastAsiaTheme="minorEastAsia"/>
        </w:rPr>
      </w:pPr>
      <w:r>
        <w:rPr>
          <w:noProof/>
        </w:rPr>
        <w:drawing>
          <wp:inline distT="0" distB="0" distL="0" distR="0" wp14:anchorId="7B99B82F" wp14:editId="703D3338">
            <wp:extent cx="5169693" cy="5169693"/>
            <wp:effectExtent l="0" t="0" r="0" b="0"/>
            <wp:docPr id="432556995" name="Picture 43255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9693" cy="5169693"/>
                    </a:xfrm>
                    <a:prstGeom prst="rect">
                      <a:avLst/>
                    </a:prstGeom>
                  </pic:spPr>
                </pic:pic>
              </a:graphicData>
            </a:graphic>
          </wp:inline>
        </w:drawing>
      </w:r>
    </w:p>
    <w:p w:rsidR="1EC3E0C1" w:rsidP="6F26598B" w:rsidRDefault="228B02B4" w14:paraId="37A6B222" w14:textId="330AC89B">
      <w:pPr>
        <w:spacing w:line="240" w:lineRule="auto"/>
        <w:rPr>
          <w:rFonts w:eastAsiaTheme="minorEastAsia"/>
        </w:rPr>
      </w:pPr>
      <w:r w:rsidRPr="6AC5ED07">
        <w:rPr>
          <w:rFonts w:eastAsiaTheme="minorEastAsia"/>
          <w:b/>
          <w:bCs/>
        </w:rPr>
        <w:t>Figure A3</w:t>
      </w:r>
      <w:r w:rsidRPr="6AC5ED07" w:rsidR="66CE3718">
        <w:rPr>
          <w:rFonts w:eastAsiaTheme="minorEastAsia"/>
        </w:rPr>
        <w:t xml:space="preserve">. Observed vs. </w:t>
      </w:r>
      <w:r w:rsidRPr="6AC5ED07" w:rsidR="0CC737C2">
        <w:rPr>
          <w:rFonts w:eastAsiaTheme="minorEastAsia"/>
        </w:rPr>
        <w:t>P</w:t>
      </w:r>
      <w:r w:rsidRPr="6AC5ED07" w:rsidR="66CE3718">
        <w:rPr>
          <w:rFonts w:eastAsiaTheme="minorEastAsia"/>
        </w:rPr>
        <w:t>redicted</w:t>
      </w:r>
      <w:r w:rsidRPr="6AC5ED07" w:rsidR="0CC737C2">
        <w:rPr>
          <w:rFonts w:eastAsiaTheme="minorEastAsia"/>
        </w:rPr>
        <w:t xml:space="preserve"> counts </w:t>
      </w:r>
      <w:r w:rsidRPr="6AC5ED07" w:rsidR="66CE3718">
        <w:rPr>
          <w:rFonts w:eastAsiaTheme="minorEastAsia"/>
        </w:rPr>
        <w:t xml:space="preserve">for </w:t>
      </w:r>
      <w:r w:rsidRPr="6AC5ED07" w:rsidR="00B88982">
        <w:rPr>
          <w:rFonts w:eastAsiaTheme="minorEastAsia"/>
        </w:rPr>
        <w:t>storm-</w:t>
      </w:r>
      <w:r w:rsidRPr="6AC5ED07" w:rsidR="66CE3718">
        <w:rPr>
          <w:rFonts w:eastAsiaTheme="minorEastAsia"/>
        </w:rPr>
        <w:t xml:space="preserve">petrels. </w:t>
      </w:r>
      <w:r w:rsidRPr="6AC5ED07" w:rsidR="28787F98">
        <w:rPr>
          <w:rFonts w:eastAsiaTheme="minorEastAsia"/>
        </w:rPr>
        <w:t xml:space="preserve">Colonies uniquely colored. </w:t>
      </w:r>
    </w:p>
    <w:p w:rsidR="1EC3E0C1" w:rsidP="6AC5ED07" w:rsidRDefault="33AE061D" w14:paraId="22E882C2" w14:textId="3D61A783">
      <w:pPr>
        <w:spacing w:line="240" w:lineRule="auto"/>
      </w:pPr>
      <w:r>
        <w:rPr>
          <w:noProof/>
        </w:rPr>
        <w:drawing>
          <wp:inline distT="0" distB="0" distL="0" distR="0" wp14:anchorId="2DEA0E54" wp14:editId="76AD4501">
            <wp:extent cx="4673599" cy="3505200"/>
            <wp:effectExtent l="0" t="0" r="0" b="0"/>
            <wp:docPr id="71439818" name="Picture 71439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3599" cy="3505200"/>
                    </a:xfrm>
                    <a:prstGeom prst="rect">
                      <a:avLst/>
                    </a:prstGeom>
                  </pic:spPr>
                </pic:pic>
              </a:graphicData>
            </a:graphic>
          </wp:inline>
        </w:drawing>
      </w:r>
    </w:p>
    <w:p w:rsidR="1EC3E0C1" w:rsidP="6F26598B" w:rsidRDefault="228B02B4" w14:paraId="59C00466" w14:textId="14764FDC">
      <w:pPr>
        <w:spacing w:line="240" w:lineRule="auto"/>
        <w:rPr>
          <w:rFonts w:eastAsiaTheme="minorEastAsia"/>
        </w:rPr>
      </w:pPr>
      <w:r w:rsidRPr="6AC5ED07">
        <w:rPr>
          <w:rFonts w:eastAsiaTheme="minorEastAsia"/>
          <w:b/>
          <w:bCs/>
        </w:rPr>
        <w:t>Figure A4</w:t>
      </w:r>
      <w:r w:rsidRPr="6AC5ED07" w:rsidR="66CE3718">
        <w:rPr>
          <w:rFonts w:eastAsiaTheme="minorEastAsia"/>
        </w:rPr>
        <w:t xml:space="preserve">. Posterior predictive check for puffin </w:t>
      </w:r>
      <w:r w:rsidRPr="6AC5ED07" w:rsidR="501A3818">
        <w:rPr>
          <w:rFonts w:eastAsiaTheme="minorEastAsia"/>
        </w:rPr>
        <w:t>GAMM</w:t>
      </w:r>
      <w:r w:rsidRPr="6AC5ED07" w:rsidR="66CE3718">
        <w:rPr>
          <w:rFonts w:eastAsiaTheme="minorEastAsia"/>
        </w:rPr>
        <w:t>.</w:t>
      </w:r>
    </w:p>
    <w:p w:rsidR="1EC3E0C1" w:rsidP="6AC5ED07" w:rsidRDefault="1DE647DC" w14:paraId="1FEC9F93" w14:textId="06ACDAF1">
      <w:pPr>
        <w:spacing w:line="240" w:lineRule="auto"/>
        <w:rPr>
          <w:rFonts w:eastAsiaTheme="minorEastAsia"/>
        </w:rPr>
      </w:pPr>
      <w:r>
        <w:rPr>
          <w:noProof/>
        </w:rPr>
        <w:drawing>
          <wp:inline distT="0" distB="0" distL="0" distR="0" wp14:anchorId="6183D0ED" wp14:editId="5030AEC3">
            <wp:extent cx="4911727" cy="4911727"/>
            <wp:effectExtent l="0" t="0" r="0" b="0"/>
            <wp:docPr id="441929329" name="Picture 44192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1727" cy="4911727"/>
                    </a:xfrm>
                    <a:prstGeom prst="rect">
                      <a:avLst/>
                    </a:prstGeom>
                  </pic:spPr>
                </pic:pic>
              </a:graphicData>
            </a:graphic>
          </wp:inline>
        </w:drawing>
      </w:r>
    </w:p>
    <w:p w:rsidR="1EC3E0C1" w:rsidP="1EC3E0C1" w:rsidRDefault="00933869" w14:paraId="0F63EFE1" w14:textId="3BC5A9D8">
      <w:pPr>
        <w:spacing w:line="240" w:lineRule="auto"/>
        <w:rPr>
          <w:rFonts w:eastAsiaTheme="minorEastAsia"/>
        </w:rPr>
      </w:pPr>
      <w:r w:rsidRPr="00933869">
        <w:rPr>
          <w:rFonts w:eastAsiaTheme="minorEastAsia"/>
          <w:b/>
          <w:bCs/>
        </w:rPr>
        <w:t>Figure A5</w:t>
      </w:r>
      <w:r w:rsidRPr="1EC3E0C1" w:rsidR="1EC3E0C1">
        <w:rPr>
          <w:rFonts w:eastAsiaTheme="minorEastAsia"/>
        </w:rPr>
        <w:t>. Observed vs. predicted values for puffins.</w:t>
      </w:r>
      <w:r w:rsidRPr="6E8FFF4B" w:rsidR="08E091E2">
        <w:rPr>
          <w:rFonts w:eastAsiaTheme="minorEastAsia"/>
        </w:rPr>
        <w:t xml:space="preserve"> Colonies uniquely colored.</w:t>
      </w:r>
    </w:p>
    <w:sectPr w:rsidR="1EC3E0C1">
      <w:headerReference w:type="default" r:id="rId26"/>
      <w:footerReference w:type="default" r:id="rId27"/>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G(" w:author="Gutowsky,Sarah (ECCC)" w:date="2024-07-30T15:49:00Z" w:id="1">
    <w:p w:rsidR="6AC5ED07" w:rsidRDefault="6AC5ED07" w14:paraId="0E176AB0" w14:textId="2CA34DD4">
      <w:pPr>
        <w:pStyle w:val="CommentText"/>
      </w:pPr>
      <w:r>
        <w:t xml:space="preserve">I feel like we should dive deep into the trend estimation challenges straight away, here, as a broad concept applicable to any species but especially those with sparse data like burrow nesters, then follow up with details about our "case study species and populations" and why they make good examples. </w:t>
      </w:r>
      <w:r>
        <w:rPr>
          <w:rStyle w:val="CommentReference"/>
        </w:rPr>
        <w:annotationRef/>
      </w:r>
    </w:p>
  </w:comment>
  <w:comment w:initials="AC" w:author="Calvert,Anna (elle | she, her) (ECCC)" w:date="2024-09-04T10:18:00Z" w:id="2">
    <w:p w:rsidR="00C96C1B" w:rsidP="00C96C1B" w:rsidRDefault="00C96C1B" w14:paraId="1CFBB0EB" w14:textId="77777777">
      <w:pPr>
        <w:pStyle w:val="CommentText"/>
      </w:pPr>
      <w:r>
        <w:rPr>
          <w:rStyle w:val="CommentReference"/>
        </w:rPr>
        <w:annotationRef/>
      </w:r>
      <w:r>
        <w:t>Yup this reads well to me, with the methods first and then the case studies</w:t>
      </w:r>
    </w:p>
  </w:comment>
  <w:comment w:initials="H(" w:author="Hedd,April (elle | she, her) (ECCC)" w:date="2024-09-15T18:51:00Z" w:id="3">
    <w:p w:rsidR="005D429E" w:rsidRDefault="00661DE8" w14:paraId="320FC243" w14:textId="3019503D">
      <w:r>
        <w:annotationRef/>
      </w:r>
      <w:r w:rsidRPr="41649B7F">
        <w:t xml:space="preserve">Seems like we need to insert a sentence here describing the N Atlantic situation for storm-petrels (declining across the basin), plus their IUCN status, as we do below for puffins, </w:t>
      </w:r>
    </w:p>
  </w:comment>
  <w:comment w:initials="R(" w:author="Robertson,Greg (ECCC)" w:date="2024-08-01T10:35:00Z" w:id="4">
    <w:p w:rsidR="6AC5ED07" w:rsidRDefault="6AC5ED07" w14:paraId="40D4EF61" w14:textId="036739FD">
      <w:pPr>
        <w:pStyle w:val="CommentText"/>
      </w:pPr>
      <w:r>
        <w:t>I think this might fit better in the discussion when a comparison of the trends between the two species is considered. It's very puffin and petrel specific and my thought is a general reader does not need to know this to appreciate the paper, while someone who knows seabirds would find this pretty common knowledge stuff.</w:t>
      </w:r>
      <w:r>
        <w:rPr>
          <w:rStyle w:val="CommentReference"/>
        </w:rPr>
        <w:annotationRef/>
      </w:r>
    </w:p>
  </w:comment>
  <w:comment w:initials="G(" w:author="Gutowsky,Sarah (ECCC)" w:date="1900-01-01T00:00:00Z" w:id="5">
    <w:p w:rsidR="00474455" w:rsidRDefault="00474455" w14:paraId="5D6BA85B" w14:textId="64788645">
      <w:pPr>
        <w:pStyle w:val="CommentText"/>
      </w:pPr>
      <w:r>
        <w:rPr>
          <w:rStyle w:val="CommentReference"/>
        </w:rPr>
        <w:annotationRef/>
      </w:r>
      <w:r w:rsidRPr="2E4E326F">
        <w:t>moved second paragraph with natural history details to the methods when introducing the case study species</w:t>
      </w:r>
    </w:p>
  </w:comment>
  <w:comment w:initials="R(" w:author="Robertson,Greg (ECCC)" w:date="2024-08-01T10:35:00Z" w:id="6">
    <w:p w:rsidR="6AC5ED07" w:rsidRDefault="6AC5ED07" w14:paraId="40DFF8DA" w14:textId="036739FD">
      <w:pPr>
        <w:pStyle w:val="CommentText"/>
      </w:pPr>
      <w:r>
        <w:t>I think this might fit better in the discussion when a comparison of the trends between the two species is considered. It's very puffin and petrel specific and my thought is a general reader does not need to know this to appreciate the paper, while someone who knows seabirds would find this pretty common knowledge stuff.</w:t>
      </w:r>
      <w:r>
        <w:rPr>
          <w:rStyle w:val="CommentReference"/>
        </w:rPr>
        <w:annotationRef/>
      </w:r>
    </w:p>
  </w:comment>
  <w:comment w:initials="G(" w:author="Gutowsky,Sarah (ECCC)" w:date="2024-08-01T10:08:00Z" w:id="7">
    <w:p w:rsidR="6AC5ED07" w:rsidRDefault="6AC5ED07" w14:paraId="170B7023" w14:textId="216225DA">
      <w:pPr>
        <w:pStyle w:val="CommentText"/>
      </w:pPr>
      <w:r>
        <w:t>maybe even in the methods when introducing the case study species? especially since generation time is relevant to the methods.</w:t>
      </w:r>
      <w:r>
        <w:rPr>
          <w:rStyle w:val="CommentReference"/>
        </w:rPr>
        <w:annotationRef/>
      </w:r>
    </w:p>
  </w:comment>
  <w:comment w:initials="AC" w:author="Calvert,Anna (elle | she, her) (ECCC)" w:date="2024-09-04T10:42:00Z" w:id="8">
    <w:p w:rsidR="0052348F" w:rsidP="0052348F" w:rsidRDefault="0052348F" w14:paraId="02BDC666" w14:textId="77777777">
      <w:pPr>
        <w:pStyle w:val="CommentText"/>
      </w:pPr>
      <w:r>
        <w:rPr>
          <w:rStyle w:val="CommentReference"/>
        </w:rPr>
        <w:annotationRef/>
      </w:r>
      <w:r>
        <w:t>Agree it’s a lot of spp-specific detail but fits well here - I suggest we leave it as is here for now, and trim/move if a reviewer complains? It does help to have this context for understanding why the two might be similar/different...</w:t>
      </w:r>
    </w:p>
  </w:comment>
  <w:comment w:initials="SW" w:author="Wilhelm,Sabina (elle | she, her) (ECCC)" w:date="2024-09-11T14:07:00Z" w:id="10">
    <w:p w:rsidR="0079266F" w:rsidP="0079266F" w:rsidRDefault="0079266F" w14:paraId="7E37DC79" w14:textId="77777777">
      <w:pPr>
        <w:pStyle w:val="CommentText"/>
      </w:pPr>
      <w:r>
        <w:rPr>
          <w:rStyle w:val="CommentReference"/>
        </w:rPr>
        <w:annotationRef/>
      </w:r>
      <w:r>
        <w:t>Is it too late to add the 2024 surveys we did on Pee Pee and Great Islands?</w:t>
      </w:r>
    </w:p>
  </w:comment>
  <w:comment w:initials="AC" w:author="Calvert,Anna (elle | she, her) (ECCC)" w:date="2024-09-04T10:47:00Z" w:id="11">
    <w:p w:rsidR="00F033BC" w:rsidP="00F033BC" w:rsidRDefault="00F033BC" w14:paraId="31EF609B" w14:textId="56F972C1">
      <w:pPr>
        <w:pStyle w:val="CommentText"/>
      </w:pPr>
      <w:r>
        <w:rPr>
          <w:rStyle w:val="CommentReference"/>
        </w:rPr>
        <w:annotationRef/>
      </w:r>
      <w:r>
        <w:t xml:space="preserve">Just wondering whether it would be worth somehow illustrating which methods were used where, given the variation in approaches? I do’nt want to mess with the amazing Figure1 that </w:t>
      </w:r>
      <w:r>
        <w:fldChar w:fldCharType="begin"/>
      </w:r>
      <w:r>
        <w:instrText>HYPERLINK "mailto:Sarah.Gutowsky@ec.gc.ca"</w:instrText>
      </w:r>
      <w:bookmarkStart w:name="_@_881E12C4AA9B49E58F5B8FE7791E9FD6Z" w:id="13"/>
      <w:r>
        <w:fldChar w:fldCharType="separate"/>
      </w:r>
      <w:bookmarkEnd w:id="13"/>
      <w:r w:rsidRPr="00F033BC">
        <w:rPr>
          <w:rStyle w:val="Mention"/>
          <w:noProof/>
        </w:rPr>
        <w:t>@Gutowsky,Sarah (ECCC)</w:t>
      </w:r>
      <w:r>
        <w:fldChar w:fldCharType="end"/>
      </w:r>
      <w:r>
        <w:t xml:space="preserve"> made, but could e.g. the dots on those plots be different shapes depending on the method? Just trying to think of how to convey all this detail of spatial-variation in survey methods without losing a reader...</w:t>
      </w:r>
    </w:p>
  </w:comment>
  <w:comment w:initials="C(" w:author="Calvert,Anna (elle | she, her) (ECCC)" w:date="2024-09-05T11:40:00Z" w:id="12">
    <w:p w:rsidR="1985F903" w:rsidRDefault="1985F903" w14:paraId="362DED6D" w14:textId="654D8A36">
      <w:pPr>
        <w:pStyle w:val="CommentText"/>
      </w:pPr>
      <w:r>
        <w:t>(maybe that's just too much...)</w:t>
      </w:r>
      <w:r>
        <w:rPr>
          <w:rStyle w:val="CommentReference"/>
        </w:rPr>
        <w:annotationRef/>
      </w:r>
    </w:p>
  </w:comment>
  <w:comment w:initials="SW" w:author="Wilhelm,Sabina (elle | she, her) (ECCC)" w:date="2024-09-11T14:22:00Z" w:id="14">
    <w:p w:rsidR="00540CD3" w:rsidP="00540CD3" w:rsidRDefault="00540CD3" w14:paraId="21C5C2B4" w14:textId="77777777">
      <w:pPr>
        <w:pStyle w:val="CommentText"/>
      </w:pPr>
      <w:r>
        <w:rPr>
          <w:rStyle w:val="CommentReference"/>
        </w:rPr>
        <w:annotationRef/>
      </w:r>
      <w:r>
        <w:t>Not in list of references.</w:t>
      </w:r>
    </w:p>
  </w:comment>
  <w:comment w:initials="H(" w:author="Hedd,April (elle | she, her) (ECCC)" w:date="2024-09-15T20:51:00Z" w:id="15">
    <w:p w:rsidR="005D429E" w:rsidRDefault="00661DE8" w14:paraId="0BF24B0E" w14:textId="3F4DAEC3">
      <w:r>
        <w:annotationRef/>
      </w:r>
      <w:r w:rsidRPr="49CC16F3">
        <w:t>How do you account for the unknowns?</w:t>
      </w:r>
    </w:p>
  </w:comment>
  <w:comment w:initials="JR" w:author="Rail,Jean-François (ECCC)" w:date="2024-09-12T12:02:00Z" w:id="16">
    <w:p w:rsidR="00A27303" w:rsidP="00A27303" w:rsidRDefault="00A27303" w14:paraId="3F155665" w14:textId="77777777">
      <w:pPr>
        <w:pStyle w:val="CommentText"/>
      </w:pPr>
      <w:r>
        <w:rPr>
          <w:rStyle w:val="CommentReference"/>
        </w:rPr>
        <w:annotationRef/>
      </w:r>
      <w:r>
        <w:rPr>
          <w:lang w:val="fr-CA"/>
        </w:rPr>
        <w:t>See comment one figure 1B</w:t>
      </w:r>
    </w:p>
  </w:comment>
  <w:comment w:initials="DI" w:author="Iles,David (ECCC)" w:date="2024-02-09T20:35:00Z" w:id="17">
    <w:p w:rsidR="00B95955" w:rsidP="00B95955" w:rsidRDefault="00B95955" w14:paraId="6982ADDF" w14:textId="3778833D">
      <w:pPr>
        <w:pStyle w:val="CommentText"/>
      </w:pPr>
      <w:r>
        <w:rPr>
          <w:rStyle w:val="CommentReference"/>
        </w:rPr>
        <w:annotationRef/>
      </w:r>
      <w:r>
        <w:t>This could be where we describe how K is chosen, what “type” of GAM to use, etc.</w:t>
      </w:r>
    </w:p>
  </w:comment>
  <w:comment w:initials="AC" w:author="Calvert,Anna (elle | she, her) (ECCC)" w:date="2024-09-04T11:05:00Z" w:id="19">
    <w:p w:rsidR="00905806" w:rsidP="00905806" w:rsidRDefault="00905806" w14:paraId="34A28FB5" w14:textId="11BF12F4">
      <w:pPr>
        <w:pStyle w:val="CommentText"/>
      </w:pPr>
      <w:r>
        <w:rPr>
          <w:rStyle w:val="CommentReference"/>
        </w:rPr>
        <w:annotationRef/>
      </w:r>
      <w:r>
        <w:fldChar w:fldCharType="begin"/>
      </w:r>
      <w:r>
        <w:instrText>HYPERLINK "mailto:David.Iles@ec.gc.ca"</w:instrText>
      </w:r>
      <w:bookmarkStart w:name="_@_8C92A07035EF4E53A8861397B963EAADZ" w:id="20"/>
      <w:r>
        <w:fldChar w:fldCharType="separate"/>
      </w:r>
      <w:bookmarkEnd w:id="20"/>
      <w:r w:rsidRPr="00905806">
        <w:rPr>
          <w:rStyle w:val="Mention"/>
          <w:noProof/>
        </w:rPr>
        <w:t>@Iles,David (ECCC)</w:t>
      </w:r>
      <w:r>
        <w:fldChar w:fldCharType="end"/>
      </w:r>
      <w:r>
        <w:t xml:space="preserve">  -Need to define Bk and sigmaB?</w:t>
      </w:r>
    </w:p>
  </w:comment>
  <w:comment w:initials="AC" w:author="Calvert,Anna (elle | she, her) (ECCC)" w:date="2024-09-04T11:34:00Z" w:id="21">
    <w:p w:rsidR="00E046D4" w:rsidP="00E046D4" w:rsidRDefault="00B214D8" w14:paraId="6F9BFAD6" w14:textId="4248CB1E">
      <w:pPr>
        <w:pStyle w:val="CommentText"/>
      </w:pPr>
      <w:r>
        <w:rPr>
          <w:rStyle w:val="CommentReference"/>
        </w:rPr>
        <w:annotationRef/>
      </w:r>
      <w:r w:rsidR="00E046D4">
        <w:fldChar w:fldCharType="begin"/>
      </w:r>
      <w:r w:rsidR="00E046D4">
        <w:instrText>HYPERLINK "mailto:David.Iles@ec.gc.ca"</w:instrText>
      </w:r>
      <w:bookmarkStart w:name="_@_066FCB1AEEA042B781A09CCAFC2407A3Z" w:id="22"/>
      <w:r w:rsidR="00E046D4">
        <w:fldChar w:fldCharType="separate"/>
      </w:r>
      <w:bookmarkEnd w:id="22"/>
      <w:r w:rsidRPr="00E046D4" w:rsidR="00E046D4">
        <w:rPr>
          <w:rStyle w:val="Mention"/>
          <w:noProof/>
        </w:rPr>
        <w:t>@Iles,David (ECCC)</w:t>
      </w:r>
      <w:r w:rsidR="00E046D4">
        <w:fldChar w:fldCharType="end"/>
      </w:r>
      <w:r w:rsidR="00E046D4">
        <w:t xml:space="preserve"> see my comment on the figure caption - I’m wondering whether a reader might find it confusing to present trajectories called ‘colony level’ when they’re influenced by all the other colonies through the shared information across colonies.. Can we use a different term than ‘colony level’? I can be convinced to leave it as is, just trying to think of how a non_Bayesian reader might interpret these (especially for the petrel data set where the colony-trajectories are so strongly influenced by the whole region)</w:t>
      </w:r>
    </w:p>
  </w:comment>
  <w:comment w:initials="JR" w:author="Rail,Jean-François (ECCC)" w:date="2024-09-12T14:38:00Z" w:id="23">
    <w:p w:rsidR="00900290" w:rsidP="00900290" w:rsidRDefault="00D8601F" w14:paraId="02D6D098" w14:textId="77777777">
      <w:pPr>
        <w:pStyle w:val="CommentText"/>
      </w:pPr>
      <w:r>
        <w:rPr>
          <w:rStyle w:val="CommentReference"/>
        </w:rPr>
        <w:annotationRef/>
      </w:r>
      <w:r w:rsidR="00900290">
        <w:rPr>
          <w:lang w:val="fr-CA"/>
        </w:rPr>
        <w:t>Could be replaced by «as from», if David chooses to use our results detailed by sanctuary, instead of cumulative counts for all the sanctuaries.</w:t>
      </w:r>
    </w:p>
  </w:comment>
  <w:comment w:initials="JR" w:author="Rail,Jean-François (ECCC)" w:date="2024-09-12T14:40:00Z" w:id="24">
    <w:p w:rsidR="00C4544F" w:rsidP="00C4544F" w:rsidRDefault="00C4544F" w14:paraId="0AF7C6F8" w14:textId="44B44D91">
      <w:pPr>
        <w:pStyle w:val="CommentText"/>
      </w:pPr>
      <w:r>
        <w:rPr>
          <w:rStyle w:val="CommentReference"/>
        </w:rPr>
        <w:annotationRef/>
      </w:r>
      <w:r>
        <w:rPr>
          <w:lang w:val="fr-CA"/>
        </w:rPr>
        <w:t>Could be deleted, if David chooses to use our results detailed by sanctuary, instead of cumulative counts for all the sanctuaries.</w:t>
      </w:r>
    </w:p>
  </w:comment>
  <w:comment w:initials="JR" w:author="Rail,Jean-François (ECCC)" w:date="2024-09-12T14:42:00Z" w:id="25">
    <w:p w:rsidR="00F704A5" w:rsidP="00F704A5" w:rsidRDefault="00F704A5" w14:paraId="4E65A21A" w14:textId="77777777">
      <w:pPr>
        <w:pStyle w:val="CommentText"/>
      </w:pPr>
      <w:r>
        <w:rPr>
          <w:rStyle w:val="CommentReference"/>
        </w:rPr>
        <w:annotationRef/>
      </w:r>
      <w:r>
        <w:rPr>
          <w:lang w:val="fr-CA"/>
        </w:rPr>
        <w:t>Sorry; these numbers will have to be recalculated if David chooses to use our results detailed by sanctuary.</w:t>
      </w:r>
    </w:p>
  </w:comment>
  <w:comment w:initials="JR" w:author="Rail,Jean-François (ECCC)" w:date="2024-09-12T14:43:00Z" w:id="26">
    <w:p w:rsidR="00051F07" w:rsidP="00051F07" w:rsidRDefault="00854CC0" w14:paraId="529CC23B" w14:textId="77777777">
      <w:pPr>
        <w:pStyle w:val="CommentText"/>
      </w:pPr>
      <w:r>
        <w:rPr>
          <w:rStyle w:val="CommentReference"/>
        </w:rPr>
        <w:annotationRef/>
      </w:r>
      <w:r w:rsidR="00051F07">
        <w:rPr>
          <w:lang w:val="fr-CA"/>
        </w:rPr>
        <w:t>Again, this paragraph will need to be adjusted if David chooses to use our results detailed by sanctuary, and run the analyzes again.</w:t>
      </w:r>
    </w:p>
  </w:comment>
  <w:comment w:initials="AC" w:author="Calvert,Anna (elle | she, her) (ECCC)" w:date="2024-09-04T13:47:00Z" w:id="27">
    <w:p w:rsidR="006171FC" w:rsidP="006171FC" w:rsidRDefault="006171FC" w14:paraId="1EC1F3AB" w14:textId="128CE9A9">
      <w:pPr>
        <w:pStyle w:val="CommentText"/>
      </w:pPr>
      <w:r>
        <w:rPr>
          <w:rStyle w:val="CommentReference"/>
        </w:rPr>
        <w:annotationRef/>
      </w:r>
      <w:r>
        <w:t>Don’t think this is quite right, but I feel like we need some subheaders in the Discussion - feel free to reword/rearrange</w:t>
      </w:r>
    </w:p>
  </w:comment>
  <w:comment w:initials="JR" w:author="Rail,Jean-François (ECCC)" w:date="2024-09-12T14:49:00Z" w:id="28">
    <w:p w:rsidR="006317FB" w:rsidP="006317FB" w:rsidRDefault="006317FB" w14:paraId="335B2066" w14:textId="77777777">
      <w:pPr>
        <w:pStyle w:val="CommentText"/>
      </w:pPr>
      <w:r>
        <w:rPr>
          <w:rStyle w:val="CommentReference"/>
        </w:rPr>
        <w:annotationRef/>
      </w:r>
      <w:r>
        <w:rPr>
          <w:lang w:val="fr-CA"/>
        </w:rPr>
        <w:t>Does not make sense to me: if 70+% of the population of eastern Canada breeds on Baccalieu, the % must be higher if we add Great and Gull Islands?</w:t>
      </w:r>
    </w:p>
  </w:comment>
  <w:comment w:initials="AC" w:author="Calvert,Anna (elle | she, her) (ECCC)" w:date="2024-09-04T13:45:00Z" w:id="29">
    <w:p w:rsidR="00451A43" w:rsidP="00451A43" w:rsidRDefault="00451A43" w14:paraId="0521B2FF" w14:textId="66990210">
      <w:pPr>
        <w:pStyle w:val="CommentText"/>
      </w:pPr>
      <w:r>
        <w:rPr>
          <w:rStyle w:val="CommentReference"/>
        </w:rPr>
        <w:annotationRef/>
      </w:r>
      <w:r>
        <w:t>?not sure what this means?</w:t>
      </w:r>
    </w:p>
  </w:comment>
  <w:comment w:initials="AC" w:author="Calvert,Anna (elle | she, her) (ECCC)" w:date="2024-09-09T10:36:00Z" w:id="30">
    <w:p w:rsidR="00F271D0" w:rsidP="00F271D0" w:rsidRDefault="00F271D0" w14:paraId="46733B07" w14:textId="77777777">
      <w:pPr>
        <w:pStyle w:val="CommentText"/>
      </w:pPr>
      <w:r>
        <w:rPr>
          <w:rStyle w:val="CommentReference"/>
        </w:rPr>
        <w:annotationRef/>
      </w:r>
      <w:r>
        <w:t>Greg suggests adding an extra cautionary note about limitations of the method:</w:t>
      </w:r>
    </w:p>
    <w:p w:rsidR="00F271D0" w:rsidP="00F271D0" w:rsidRDefault="00F271D0" w14:paraId="0A6A69D2" w14:textId="77777777">
      <w:pPr>
        <w:pStyle w:val="CommentText"/>
      </w:pPr>
      <w:r>
        <w:t>“double down on your point about not using this for prediction/extrapolation. This is a  solid approach for retrospective analysis, but really dangerous for forecasting... ““</w:t>
      </w:r>
    </w:p>
  </w:comment>
  <w:comment w:initials="G(" w:author="Gutowsky,Sarah (ECCC)" w:date="2024-07-31T10:48:00Z" w:id="31">
    <w:p w:rsidR="6AC5ED07" w:rsidRDefault="6AC5ED07" w14:paraId="44F01E39" w14:textId="78CE5E6B">
      <w:pPr>
        <w:pStyle w:val="CommentText"/>
      </w:pPr>
      <w:r>
        <w:t xml:space="preserve">should we mention that this method was initially developed for the 2024 status of birds in canada report? it seems like a super relevant conservation application, and would be nice to shout out that original work. </w:t>
      </w:r>
      <w:r>
        <w:rPr>
          <w:rStyle w:val="CommentReference"/>
        </w:rPr>
        <w:annotationRef/>
      </w:r>
    </w:p>
  </w:comment>
  <w:comment w:initials="AC" w:author="Calvert,Anna (elle | she, her) (ECCC)" w:date="2024-09-04T13:51:00Z" w:id="32">
    <w:p w:rsidR="00EF7318" w:rsidP="00EF7318" w:rsidRDefault="00EF7318" w14:paraId="41EFCC04" w14:textId="77777777">
      <w:pPr>
        <w:pStyle w:val="CommentText"/>
      </w:pPr>
      <w:r>
        <w:rPr>
          <w:rStyle w:val="CommentReference"/>
        </w:rPr>
        <w:annotationRef/>
      </w:r>
      <w:r>
        <w:t>Agreed - if anything it’ll just emphasize how timely this method is to address current monitoring needs</w:t>
      </w:r>
    </w:p>
  </w:comment>
  <w:comment w:initials="G(" w:author="Gutowsky,Sarah (ECCC)" w:date="2024-07-31T16:04:00Z" w:id="33">
    <w:p w:rsidR="6AC5ED07" w:rsidRDefault="6AC5ED07" w14:paraId="375483D1" w14:textId="403D2B33">
      <w:pPr>
        <w:pStyle w:val="CommentText"/>
      </w:pPr>
      <w:r>
        <w:t>maybe we make our general cautions about interpretation of model results right out the gate, then apply those cautions in our case studies?</w:t>
      </w:r>
      <w:r>
        <w:rPr>
          <w:rStyle w:val="CommentReference"/>
        </w:rPr>
        <w:annotationRef/>
      </w:r>
    </w:p>
  </w:comment>
  <w:comment w:initials="AC" w:author="Calvert,Anna (elle | she, her) (ECCC)" w:date="2024-09-04T14:02:00Z" w:id="34">
    <w:p w:rsidR="00E43F57" w:rsidP="00E43F57" w:rsidRDefault="00E43F57" w14:paraId="7E1EC018" w14:textId="77777777">
      <w:pPr>
        <w:pStyle w:val="CommentText"/>
      </w:pPr>
      <w:r>
        <w:rPr>
          <w:rStyle w:val="CommentReference"/>
        </w:rPr>
        <w:annotationRef/>
      </w:r>
      <w:r>
        <w:t>Seems a funny word to apply to a trajectory - I’d have expected ‘bias’ but is that perhaps too strong?</w:t>
      </w:r>
    </w:p>
  </w:comment>
  <w:comment w:initials="G(" w:author="Gutowsky,Sarah (ECCC)" w:date="2024-09-10T09:28:00Z" w:id="35">
    <w:p w:rsidR="6C1066F4" w:rsidRDefault="6C1066F4" w14:paraId="3B22066B" w14:textId="10EA5C0E">
      <w:pPr>
        <w:pStyle w:val="CommentText"/>
      </w:pPr>
      <w:r>
        <w:t>maybe "confuse"? or "potentially skew"? or "distort"?</w:t>
      </w:r>
      <w:r>
        <w:rPr>
          <w:rStyle w:val="CommentReference"/>
        </w:rPr>
        <w:annotationRef/>
      </w:r>
    </w:p>
  </w:comment>
  <w:comment w:initials="AC" w:author="Calvert,Anna (elle | she, her) (ECCC)" w:date="2024-09-09T10:39:00Z" w:id="37">
    <w:p w:rsidR="004047B3" w:rsidP="004047B3" w:rsidRDefault="004047B3" w14:paraId="6EC1BD2A" w14:textId="77777777">
      <w:pPr>
        <w:pStyle w:val="CommentText"/>
      </w:pPr>
      <w:r>
        <w:rPr>
          <w:rStyle w:val="CommentReference"/>
        </w:rPr>
        <w:annotationRef/>
      </w:r>
      <w:r>
        <w:t>Maybe need to revisit how much to discuss this (based on our Sep9 meeting)</w:t>
      </w:r>
    </w:p>
  </w:comment>
  <w:comment w:initials="JR" w:author="Rail,Jean-François (ECCC)" w:date="2024-09-12T14:59:00Z" w:id="36">
    <w:p w:rsidR="000879ED" w:rsidP="000879ED" w:rsidRDefault="000879ED" w14:paraId="670DEBEE" w14:textId="77777777">
      <w:pPr>
        <w:pStyle w:val="CommentText"/>
      </w:pPr>
      <w:r>
        <w:rPr>
          <w:rStyle w:val="CommentReference"/>
        </w:rPr>
        <w:annotationRef/>
      </w:r>
      <w:r>
        <w:rPr>
          <w:lang w:val="fr-CA"/>
        </w:rPr>
        <w:t xml:space="preserve">Will need to be adjusted depending on which data from the North Shore MBSs are included in the analyzes (how many sanctuaries, as some show very small numbers)... </w:t>
      </w:r>
    </w:p>
  </w:comment>
  <w:comment w:initials="G(" w:author="Gutowsky,Sarah (ECCC)" w:date="2024-07-31T10:48:00Z" w:id="38">
    <w:p w:rsidR="6AC5ED07" w:rsidRDefault="6AC5ED07" w14:paraId="0992C380" w14:textId="5AB397AA">
      <w:pPr>
        <w:pStyle w:val="CommentText"/>
      </w:pPr>
      <w:r>
        <w:t xml:space="preserve">should we mention that this method was initially developed for the 2024 status of birds in canada report? it seems like a super relevant conservation application, and would be nice to shout out that original work. </w:t>
      </w:r>
      <w:r>
        <w:rPr>
          <w:rStyle w:val="CommentReference"/>
        </w:rPr>
        <w:annotationRef/>
      </w:r>
    </w:p>
  </w:comment>
  <w:comment w:initials="G(" w:author="Gutowsky,Sarah (ECCC)" w:date="2024-08-01T10:15:00Z" w:id="39">
    <w:p w:rsidR="6AC5ED07" w:rsidRDefault="6AC5ED07" w14:paraId="441A0449" w14:textId="12E89783">
      <w:pPr>
        <w:pStyle w:val="CommentText"/>
      </w:pPr>
      <w:r>
        <w:t>Dave suggests no, so we'll leave it out for now</w:t>
      </w:r>
      <w:r>
        <w:rPr>
          <w:rStyle w:val="CommentReference"/>
        </w:rPr>
        <w:annotationRef/>
      </w:r>
    </w:p>
  </w:comment>
  <w:comment w:initials="AC" w:author="Calvert,Anna (elle | she, her) (ECCC)" w:date="2024-09-04T14:04:00Z" w:id="40">
    <w:p w:rsidR="00BA6737" w:rsidP="00BA6737" w:rsidRDefault="00BA6737" w14:paraId="5D5DEF15" w14:textId="77777777">
      <w:pPr>
        <w:pStyle w:val="CommentText"/>
      </w:pPr>
      <w:r>
        <w:rPr>
          <w:rStyle w:val="CommentReference"/>
        </w:rPr>
        <w:annotationRef/>
      </w:r>
      <w:r>
        <w:t>Suggesting trimming a bit since the penguin colony details aren’t necessary/might be distracting?</w:t>
      </w:r>
    </w:p>
  </w:comment>
  <w:comment w:initials="R(" w:author="Robertson,Greg (ECCC)" w:date="2024-08-01T10:55:00Z" w:id="41">
    <w:p w:rsidR="6AC5ED07" w:rsidRDefault="6AC5ED07" w14:paraId="4BAD0108" w14:textId="0B9614CD">
      <w:pPr>
        <w:pStyle w:val="CommentText"/>
      </w:pPr>
      <w:r>
        <w:t xml:space="preserve">I dunno, this seems over-cautious to to me. The method has a natural weighting component, and our little test of removing 2 small colonies showed no difference in trend. As a default, I think include everything should be the advice, except when there are specific reasons to exclude cases. </w:t>
      </w:r>
      <w:r>
        <w:rPr>
          <w:rStyle w:val="CommentReference"/>
        </w:rPr>
        <w:annotationRef/>
      </w:r>
    </w:p>
    <w:p w:rsidR="6AC5ED07" w:rsidRDefault="6AC5ED07" w14:paraId="6C11F179" w14:textId="438F2460">
      <w:pPr>
        <w:pStyle w:val="CommentText"/>
      </w:pPr>
    </w:p>
    <w:p w:rsidR="6AC5ED07" w:rsidRDefault="6AC5ED07" w14:paraId="5E08ABF3" w14:textId="3F84CDA3">
      <w:pPr>
        <w:pStyle w:val="CommentText"/>
      </w:pPr>
      <w:r>
        <w:t>The bigger issue is missing colonies in the monitoring program, especially if new ones pop and grow, but you don't monitor them as part of your traditional program. But that's a survey design question, not an analysis question...</w:t>
      </w:r>
    </w:p>
  </w:comment>
  <w:comment w:initials="G(" w:author="Gutowsky,Sarah (ECCC)" w:date="2024-08-01T10:41:00Z" w:id="42">
    <w:p w:rsidR="6AC5ED07" w:rsidRDefault="6AC5ED07" w14:paraId="64CE8F13" w14:textId="0F705C90">
      <w:pPr>
        <w:pStyle w:val="CommentText"/>
      </w:pPr>
      <w:r>
        <w:t>this stems from Dave's experience using this approach for all of the seabird assessments for the 2024 state of canada's birds - he got spooked by small colonies causing whacky results, so that's why he had initially filtered out the small ones. I tried it with all the colonies and it didn't seem to make a difference in the case of puffins, but we thought it might be worthwhile adding a word of caution. but we can certainly chat about whether its necessary!</w:t>
      </w:r>
      <w:r>
        <w:rPr>
          <w:rStyle w:val="CommentReference"/>
        </w:rPr>
        <w:annotationRef/>
      </w:r>
    </w:p>
  </w:comment>
  <w:comment w:initials="R(" w:author="Robertson,Greg (ECCC)" w:date="2024-08-20T16:15:00Z" w:id="43">
    <w:p w:rsidR="00474455" w:rsidRDefault="00474455" w14:paraId="4BC7B88A" w14:textId="2352CD71">
      <w:pPr>
        <w:pStyle w:val="CommentText"/>
      </w:pPr>
      <w:r>
        <w:rPr>
          <w:rStyle w:val="CommentReference"/>
        </w:rPr>
        <w:annotationRef/>
      </w:r>
      <w:r w:rsidRPr="16F7E34D">
        <w:t xml:space="preserve">Probably should go back to the source on this then, see what </w:t>
      </w:r>
      <w:r>
        <w:fldChar w:fldCharType="begin"/>
      </w:r>
      <w:r>
        <w:instrText xml:space="preserve"> HYPERLINK "mailto:David.Iles@ec.gc.ca"</w:instrText>
      </w:r>
      <w:bookmarkStart w:name="_@_A4D83C856A944E95A6967AF9F40A37E7Z" w:id="44"/>
      <w:r>
        <w:fldChar w:fldCharType="separate"/>
      </w:r>
      <w:bookmarkEnd w:id="44"/>
      <w:r w:rsidRPr="46E9A801">
        <w:rPr>
          <w:rStyle w:val="Mention"/>
          <w:noProof/>
        </w:rPr>
        <w:t>@Iles,David (ECCC)</w:t>
      </w:r>
      <w:r>
        <w:fldChar w:fldCharType="end"/>
      </w:r>
      <w:r w:rsidRPr="5A33C7F5">
        <w:t xml:space="preserve">  thinks. Probably a minor point in the grand scheme of things, but I get a little skittish about recommending to remove data. The current wording about looking at those data on a case-by-case is certainly safe. </w:t>
      </w:r>
    </w:p>
  </w:comment>
  <w:comment w:initials="AC" w:author="Calvert,Anna (elle | she, her) (ECCC)" w:date="2024-09-04T13:58:00Z" w:id="46">
    <w:p w:rsidR="007C1C52" w:rsidP="007C1C52" w:rsidRDefault="00F05B19" w14:paraId="225290FD" w14:textId="77777777">
      <w:pPr>
        <w:pStyle w:val="CommentText"/>
      </w:pPr>
      <w:r>
        <w:rPr>
          <w:rStyle w:val="CommentReference"/>
        </w:rPr>
        <w:annotationRef/>
      </w:r>
      <w:r w:rsidR="007C1C52">
        <w:t>As above, maybe not quite right wording as a subheader but trying to capture the overall theme of this subsection within the Discussion...</w:t>
      </w:r>
    </w:p>
  </w:comment>
  <w:comment w:initials="AC" w:author="Calvert,Anna (elle | she, her) (ECCC)" w:date="2024-09-09T10:18:00Z" w:id="45">
    <w:p w:rsidR="00E377AF" w:rsidP="00E377AF" w:rsidRDefault="00E377AF" w14:paraId="31A4CF63" w14:textId="77777777">
      <w:pPr>
        <w:pStyle w:val="CommentText"/>
      </w:pPr>
      <w:r>
        <w:rPr>
          <w:rStyle w:val="CommentReference"/>
        </w:rPr>
        <w:annotationRef/>
      </w:r>
      <w:r>
        <w:t>Based on our Sept9 meeting: maybe should be more definitive about what’s going on with petrels, and cut back a bit on the puffin speculation (cause we know a lot more about the petrel situation than puffins…)</w:t>
      </w:r>
    </w:p>
  </w:comment>
  <w:comment w:initials="G(" w:author="Gutowsky,Sarah (ECCC)" w:date="2024-07-31T10:33:00Z" w:id="48">
    <w:p w:rsidR="6AC5ED07" w:rsidRDefault="6AC5ED07" w14:paraId="0C42B523" w14:textId="62579D27">
      <w:pPr>
        <w:pStyle w:val="CommentText"/>
      </w:pPr>
      <w:r>
        <w:t>we keep getting pushback on referencing this estimate, with reviewers questioning its validity - regardless, survival is clearly higher there by some large margin</w:t>
      </w:r>
      <w:r>
        <w:rPr>
          <w:rStyle w:val="CommentReference"/>
        </w:rPr>
        <w:annotationRef/>
      </w:r>
    </w:p>
  </w:comment>
  <w:comment w:initials="AC" w:author="Calvert,Anna (elle | she, her) (ECCC)" w:date="2024-09-04T14:07:00Z" w:id="49">
    <w:p w:rsidR="00DB5CBC" w:rsidP="00DB5CBC" w:rsidRDefault="00DB5CBC" w14:paraId="0DD7AB05" w14:textId="77777777">
      <w:pPr>
        <w:pStyle w:val="CommentText"/>
      </w:pPr>
      <w:r>
        <w:rPr>
          <w:rStyle w:val="CommentReference"/>
        </w:rPr>
        <w:annotationRef/>
      </w:r>
      <w:r>
        <w:t>Then why don’t we just mention the Pacific is much higher but not use the value? I’ve suggested edits...</w:t>
      </w:r>
    </w:p>
  </w:comment>
  <w:comment w:initials="I(" w:author="Iles,David (ECCC) [2]" w:date="2024-07-23T16:20:00Z" w:id="50">
    <w:p w:rsidR="00665DBB" w:rsidP="00665DBB" w:rsidRDefault="00912845" w14:paraId="08ACB611" w14:textId="243D2DAE">
      <w:pPr>
        <w:pStyle w:val="CommentText"/>
      </w:pPr>
      <w:r>
        <w:rPr>
          <w:rStyle w:val="CommentReference"/>
        </w:rPr>
        <w:annotationRef/>
      </w:r>
      <w:r w:rsidR="00665DBB">
        <w:t>Agree?  Disagree?  I’m too disconnected from petrel politics/science to know if this type of statement would be controversial.</w:t>
      </w:r>
      <w:r w:rsidR="00665DBB">
        <w:br/>
      </w:r>
      <w:r w:rsidR="00665DBB">
        <w:br/>
        <w:t>It seems unlikely to me that light pollution / oil and gas development would be able to cause such widespread and synchronous changes in all these colonies.  But who knows.</w:t>
      </w:r>
    </w:p>
  </w:comment>
  <w:comment w:initials="G(" w:author="Gutowsky,Sarah (ECCC)" w:date="2024-07-31T10:38:00Z" w:id="51">
    <w:p w:rsidR="6AC5ED07" w:rsidRDefault="6AC5ED07" w14:paraId="29936B1F" w14:textId="7D5CC265">
      <w:pPr>
        <w:pStyle w:val="CommentText"/>
      </w:pPr>
      <w:r>
        <w:t>probably fair to say, especially after Ingrid's recent findings at Kent that adult survival from 1955-2023 was coupled with large scale oceanographic cycles (AMO). Its a weak effect but still, low survival rates were associated with high AMO values that indicate positive sea surface temperature anomalies over the North Atlantic. Too bad we can't cite it yet, its still in review. And if adults are struggling out there in the winter, I can't imagine immatures are faring well, which has to impact recruitment... but that's a tough nut to crack.</w:t>
      </w:r>
      <w:r>
        <w:rPr>
          <w:rStyle w:val="CommentReference"/>
        </w:rPr>
        <w:annotationRef/>
      </w:r>
    </w:p>
  </w:comment>
  <w:comment w:initials="R(" w:author="Robertson,Greg (ECCC)" w:date="2024-08-01T11:00:00Z" w:id="52">
    <w:p w:rsidR="6AC5ED07" w:rsidRDefault="6AC5ED07" w14:paraId="08D5A5F1" w14:textId="10761054">
      <w:pPr>
        <w:pStyle w:val="CommentText"/>
      </w:pPr>
      <w:r>
        <w:t>I like the conclusion that the populations are coupled and some element of a common driver is likely at play, but I don't think we need to roll out the laundry list of other potential drivers. These issues are discussed at length in other papers, and we almost risk this looking like a self-citation fest. This paper is not primarily about the drivers for these two species, its about the method (in my opinion anyway). A reference to Ingrid's threat paper is maybe all that is needed here to say there are other threats out there, including some colony specific ones.</w:t>
      </w:r>
      <w:r>
        <w:rPr>
          <w:rStyle w:val="CommentReference"/>
        </w:rPr>
        <w:annotationRef/>
      </w:r>
    </w:p>
  </w:comment>
  <w:comment w:initials="G(" w:author="Gutowsky,Sarah (ECCC)" w:date="2024-08-01T10:42:00Z" w:id="53">
    <w:p w:rsidR="6AC5ED07" w:rsidRDefault="6AC5ED07" w14:paraId="19EC0F9F" w14:textId="36CAA0EE">
      <w:pPr>
        <w:pStyle w:val="CommentText"/>
      </w:pPr>
      <w:r>
        <w:t>fair enough, chop as you like!</w:t>
      </w:r>
      <w:r>
        <w:rPr>
          <w:rStyle w:val="CommentReference"/>
        </w:rPr>
        <w:annotationRef/>
      </w:r>
    </w:p>
  </w:comment>
  <w:comment w:initials="R(" w:author="Robertson,Greg (ECCC)" w:date="2024-08-20T16:17:00Z" w:id="54">
    <w:p w:rsidR="00474455" w:rsidRDefault="00474455" w14:paraId="4B09A793" w14:textId="51712412">
      <w:pPr>
        <w:pStyle w:val="CommentText"/>
      </w:pPr>
      <w:r>
        <w:rPr>
          <w:rStyle w:val="CommentReference"/>
        </w:rPr>
        <w:annotationRef/>
      </w:r>
      <w:r w:rsidRPr="4CBFCC65">
        <w:t>before I start hacking at this section, any other opinions? Maybe one last group discussion on this point when everyone is back could be helpful.</w:t>
      </w:r>
    </w:p>
  </w:comment>
  <w:comment w:initials="AC" w:author="Calvert,Anna (elle | she, her) (ECCC)" w:date="2024-09-04T14:11:00Z" w:id="55">
    <w:p w:rsidR="00B25776" w:rsidP="00B25776" w:rsidRDefault="00B25776" w14:paraId="1DB1B38D" w14:textId="77777777">
      <w:pPr>
        <w:pStyle w:val="CommentText"/>
      </w:pPr>
      <w:r>
        <w:rPr>
          <w:rStyle w:val="CommentReference"/>
        </w:rPr>
        <w:annotationRef/>
      </w:r>
      <w:r>
        <w:t>Yup I think we can trim this a lot and just refer to the most recent papers that summarize threats… but won’t chop til we see if others agree?</w:t>
      </w:r>
    </w:p>
  </w:comment>
  <w:comment w:initials="DI" w:author="Iles,David (ECCC) [2]" w:date="2024-07-25T08:26:00Z" w:id="56">
    <w:p w:rsidR="00D07E31" w:rsidP="00D07E31" w:rsidRDefault="00B875A3" w14:paraId="44CD8582" w14:textId="33DA692D">
      <w:pPr>
        <w:pStyle w:val="CommentText"/>
      </w:pPr>
      <w:r>
        <w:rPr>
          <w:rStyle w:val="CommentReference"/>
        </w:rPr>
        <w:annotationRef/>
      </w:r>
      <w:r w:rsidR="00D07E31">
        <w:t>Probably too many citations. Need to trim these down to just a few of the most relevant ones.</w:t>
      </w:r>
    </w:p>
  </w:comment>
  <w:comment w:initials="AC" w:author="Calvert,Anna (elle | she, her) (ECCC)" w:date="2024-09-04T14:10:00Z" w:id="57">
    <w:p w:rsidR="005E47A5" w:rsidP="005E47A5" w:rsidRDefault="005E47A5" w14:paraId="1E213401" w14:textId="77777777">
      <w:pPr>
        <w:pStyle w:val="CommentText"/>
      </w:pPr>
      <w:r>
        <w:rPr>
          <w:rStyle w:val="CommentReference"/>
        </w:rPr>
        <w:annotationRef/>
      </w:r>
      <w:r>
        <w:t>Agreed - to do...</w:t>
      </w:r>
    </w:p>
  </w:comment>
  <w:comment w:initials="R(" w:author="Robertson,Greg (ECCC)" w:date="2024-08-01T11:03:00Z" w:id="59">
    <w:p w:rsidR="6AC5ED07" w:rsidRDefault="6AC5ED07" w14:paraId="313B4967" w14:textId="211A2D6C">
      <w:pPr>
        <w:pStyle w:val="CommentText"/>
      </w:pPr>
      <w:r>
        <w:t xml:space="preserve">its subtle, but release from mortality does not necessarily lead to increases unless a certain dynamic is in play (good ole density dependence). </w:t>
      </w:r>
      <w:r>
        <w:rPr>
          <w:rStyle w:val="CommentReference"/>
        </w:rPr>
        <w:annotationRef/>
      </w:r>
    </w:p>
  </w:comment>
  <w:comment w:initials="DI" w:author="Iles,David (ECCC) [2]" w:date="2024-07-25T10:56:00Z" w:id="60">
    <w:p w:rsidR="002C2E3F" w:rsidP="002C2E3F" w:rsidRDefault="002C2E3F" w14:paraId="13278C07" w14:textId="77777777">
      <w:pPr>
        <w:pStyle w:val="CommentText"/>
      </w:pPr>
      <w:r>
        <w:rPr>
          <w:rStyle w:val="CommentReference"/>
        </w:rPr>
        <w:annotationRef/>
      </w:r>
      <w:r>
        <w:t>Likely too many references here too?</w:t>
      </w:r>
    </w:p>
  </w:comment>
  <w:comment w:initials="G(" w:author="Gutowsky,Sarah (ECCC)" w:date="2024-07-31T10:29:00Z" w:id="61">
    <w:p w:rsidR="6AC5ED07" w:rsidRDefault="6AC5ED07" w14:paraId="741A4E3A" w14:textId="6AB3AA27">
      <w:pPr>
        <w:pStyle w:val="CommentText"/>
      </w:pPr>
      <w:r>
        <w:t xml:space="preserve">I would keep all the refs for now and let reviewers/editors decide </w:t>
      </w:r>
      <w:r>
        <w:rPr>
          <w:rStyle w:val="CommentReference"/>
        </w:rPr>
        <w:annotationRef/>
      </w:r>
    </w:p>
  </w:comment>
  <w:comment w:initials="R(" w:author="Robertson,Greg (ECCC)" w:date="2024-08-01T11:06:00Z" w:id="62">
    <w:p w:rsidR="6AC5ED07" w:rsidRDefault="6AC5ED07" w14:paraId="6F9B6C8A" w14:textId="05CB5D77">
      <w:pPr>
        <w:pStyle w:val="CommentText"/>
      </w:pPr>
      <w:r>
        <w:t>That the trends are variable in puffins does need some discussion, so unlike the petrel bit, I don't mind this - especially the predator piece (which also fits the big colonies, predator swamping makes the big colonies somewhat robust to predation). the stuff about capelin, not so sure - and it does not really fit the story anyway (fewer and more variable capelin should hit the largest colonies hardest). I think touch these points (fish, predators, etc.), but not focus on details.</w:t>
      </w:r>
      <w:r>
        <w:rPr>
          <w:rStyle w:val="CommentReference"/>
        </w:rPr>
        <w:annotationRef/>
      </w:r>
    </w:p>
  </w:comment>
  <w:comment w:initials="R(" w:author="Robertson,Greg (ECCC)" w:date="2024-08-20T16:18:00Z" w:id="63">
    <w:p w:rsidR="00474455" w:rsidRDefault="00474455" w14:paraId="5315EA11" w14:textId="593B95A1">
      <w:pPr>
        <w:pStyle w:val="CommentText"/>
      </w:pPr>
      <w:r>
        <w:rPr>
          <w:rStyle w:val="CommentReference"/>
        </w:rPr>
        <w:annotationRef/>
      </w:r>
      <w:r w:rsidRPr="3A5F7F41">
        <w:t>as above with petrels, how much detail on drivers we want in this paper is a short group disucssion.</w:t>
      </w:r>
    </w:p>
  </w:comment>
  <w:comment w:initials="AC" w:author="Calvert,Anna (elle | she, her) (ECCC)" w:date="2024-09-04T14:13:00Z" w:id="64">
    <w:p w:rsidR="00152685" w:rsidP="00152685" w:rsidRDefault="00152685" w14:paraId="5F03FACC" w14:textId="77777777">
      <w:pPr>
        <w:pStyle w:val="CommentText"/>
      </w:pPr>
      <w:r>
        <w:rPr>
          <w:rStyle w:val="CommentReference"/>
        </w:rPr>
        <w:annotationRef/>
      </w:r>
      <w:r>
        <w:t>I think we do need to at least acknowledge the multiple potential drivers and how they may differ for petrels vs puffins - so don’t think I’d chop all this, but agree that for petrels especially we don’t need to repeat what’s already been said elsewhere. Puffins haven’t gotten much attention, so this is maybe the only place these threats are listed…?</w:t>
      </w:r>
    </w:p>
  </w:comment>
  <w:comment w:initials="G(" w:author="Gutowsky,Sarah (ECCC)" w:date="2024-07-31T16:16:00Z" w:id="66">
    <w:p w:rsidR="6AC5ED07" w:rsidRDefault="6AC5ED07" w14:paraId="321AE590" w14:textId="055F0286">
      <w:pPr>
        <w:pStyle w:val="CommentText"/>
      </w:pPr>
      <w:r>
        <w:t>Hopefully J-F can add some context for the QC colonies here as well?</w:t>
      </w:r>
      <w:r>
        <w:rPr>
          <w:rStyle w:val="CommentReference"/>
        </w:rPr>
        <w:annotationRef/>
      </w:r>
    </w:p>
  </w:comment>
  <w:comment w:initials="JR" w:author="Rail,Jean-François (ECCC)" w:date="2024-09-12T15:49:00Z" w:id="67">
    <w:p w:rsidR="00044602" w:rsidP="00044602" w:rsidRDefault="00044602" w14:paraId="0EE1ECB6" w14:textId="77777777">
      <w:pPr>
        <w:pStyle w:val="CommentText"/>
      </w:pPr>
      <w:r>
        <w:rPr>
          <w:rStyle w:val="CommentReference"/>
        </w:rPr>
        <w:annotationRef/>
      </w:r>
      <w:r>
        <w:rPr>
          <w:lang w:val="fr-CA"/>
        </w:rPr>
        <w:t>Yep! I suggest adding, after the sentence «In Labrador, Arctic foxes…» : «Similarly, in Quebec North Shore Migratory Bird Sanctuaries, seabird declines on some islands have been associated with the presence of mammalian predators (Rail 2021); Red (</w:t>
      </w:r>
      <w:r>
        <w:rPr>
          <w:i/>
          <w:iCs/>
          <w:color w:val="4D5156"/>
          <w:highlight w:val="white"/>
          <w:lang w:val="fr-CA"/>
        </w:rPr>
        <w:t>Vulpes vulpes</w:t>
      </w:r>
      <w:r>
        <w:rPr>
          <w:color w:val="4D5156"/>
          <w:highlight w:val="white"/>
          <w:lang w:val="fr-CA"/>
        </w:rPr>
        <w:t>)</w:t>
      </w:r>
      <w:r>
        <w:rPr>
          <w:lang w:val="fr-CA"/>
        </w:rPr>
        <w:t xml:space="preserve"> and Arctic foxes, and even black bears (</w:t>
      </w:r>
      <w:r>
        <w:rPr>
          <w:i/>
          <w:iCs/>
          <w:color w:val="4D5156"/>
          <w:highlight w:val="white"/>
          <w:lang w:val="fr-CA"/>
        </w:rPr>
        <w:t>Ursus americanus</w:t>
      </w:r>
      <w:r>
        <w:rPr>
          <w:lang w:val="fr-CA"/>
        </w:rPr>
        <w:t>).</w:t>
      </w:r>
    </w:p>
  </w:comment>
  <w:comment w:initials="JR" w:author="Rail,Jean-François (ECCC)" w:date="2024-09-12T16:00:00Z" w:id="68">
    <w:p w:rsidR="00AE77B1" w:rsidP="00AE77B1" w:rsidRDefault="00AE77B1" w14:paraId="20A0E7AB" w14:textId="77777777">
      <w:pPr>
        <w:pStyle w:val="CommentText"/>
      </w:pPr>
      <w:r>
        <w:rPr>
          <w:rStyle w:val="CommentReference"/>
        </w:rPr>
        <w:annotationRef/>
      </w:r>
      <w:r>
        <w:rPr>
          <w:lang w:val="fr-CA"/>
        </w:rPr>
        <w:t>As RAZO and COMU populations have been increasing in the last 40 years in the Gulf of St. Lawrence, it has been hypothesized that reduction in gillnet fishing (not only for cod, but also for salmon), and high abundance of forage fish (capelin and sandlance… potentially related to the reduction of predatory fish) had a positive impact on populations of alcids. But since it is less convincing with the ATPU showing a decline in the Gulf, instead of an increase, I don’t think we need to add this to the context for QC puffin colonies.</w:t>
      </w:r>
    </w:p>
  </w:comment>
  <w:comment w:initials="AC" w:author="Calvert,Anna (elle | she, her) (ECCC)" w:date="2024-09-04T13:56:00Z" w:id="72">
    <w:p w:rsidR="0080460E" w:rsidP="0080460E" w:rsidRDefault="0080460E" w14:paraId="4409642C" w14:textId="3EE3F8AC">
      <w:pPr>
        <w:pStyle w:val="CommentText"/>
      </w:pPr>
      <w:r>
        <w:rPr>
          <w:rStyle w:val="CommentReference"/>
        </w:rPr>
        <w:annotationRef/>
      </w:r>
      <w:r>
        <w:t>Again, feel free to change subheader names as needed, but thought it needed some structure</w:t>
      </w:r>
    </w:p>
  </w:comment>
  <w:comment w:initials="JR" w:author="Rail,Jean-François (ECCC)" w:date="2024-09-12T16:01:00Z" w:id="80">
    <w:p w:rsidR="000B7C04" w:rsidP="000B7C04" w:rsidRDefault="000B7C04" w14:paraId="11C54741" w14:textId="77777777">
      <w:pPr>
        <w:pStyle w:val="CommentText"/>
      </w:pPr>
      <w:r>
        <w:rPr>
          <w:rStyle w:val="CommentReference"/>
        </w:rPr>
        <w:annotationRef/>
      </w:r>
      <w:r>
        <w:rPr>
          <w:lang w:val="fr-CA"/>
        </w:rPr>
        <w:t>???</w:t>
      </w:r>
    </w:p>
  </w:comment>
  <w:comment w:initials="R(" w:author="Robertson,Greg (ECCC)" w:date="2024-08-01T12:33:00Z" w:id="96">
    <w:p w:rsidR="6AC5ED07" w:rsidRDefault="6AC5ED07" w14:paraId="0228AD4A" w14:textId="09EAC632">
      <w:pPr>
        <w:pStyle w:val="CommentText"/>
      </w:pPr>
      <w:r>
        <w:t>I don't love these two paragraphs, and some of it repeats earlier points, but figured I might as well blather something out and give us a place to start making changes to our final wrap-up bit and how amazing this work is...</w:t>
      </w:r>
      <w:r>
        <w:rPr>
          <w:rStyle w:val="CommentReference"/>
        </w:rPr>
        <w:annotationRef/>
      </w:r>
    </w:p>
    <w:p w:rsidR="6AC5ED07" w:rsidRDefault="6AC5ED07" w14:paraId="662E3541" w14:textId="77DE367C">
      <w:pPr>
        <w:pStyle w:val="CommentText"/>
      </w:pPr>
    </w:p>
    <w:p w:rsidR="6AC5ED07" w:rsidRDefault="6AC5ED07" w14:paraId="2DDE9958" w14:textId="769B3ECA">
      <w:pPr>
        <w:pStyle w:val="CommentText"/>
      </w:pPr>
      <w:r>
        <w:t>Please hack away! And if is just sucks, feel free to delete any and all of it.</w:t>
      </w:r>
    </w:p>
  </w:comment>
  <w:comment w:initials="AC" w:author="Calvert,Anna (elle | she, her) (ECCC)" w:date="2024-09-04T14:20:00Z" w:id="97">
    <w:p w:rsidR="00AD0C3D" w:rsidP="00AD0C3D" w:rsidRDefault="00AD0C3D" w14:paraId="353819BF" w14:textId="77777777">
      <w:pPr>
        <w:pStyle w:val="CommentText"/>
      </w:pPr>
      <w:r>
        <w:rPr>
          <w:rStyle w:val="CommentReference"/>
        </w:rPr>
        <w:annotationRef/>
      </w:r>
      <w:r>
        <w:t>I’ve done some initial hacking on the details, but overall I think it’s just what we need, good job on the blathering! 😉</w:t>
      </w:r>
    </w:p>
  </w:comment>
  <w:comment w:initials="G(" w:author="Gutowsky,Sarah (ECCC)" w:date="2024-08-01T13:10:00Z" w:id="104">
    <w:p w:rsidR="6AC5ED07" w:rsidRDefault="6AC5ED07" w14:paraId="2DDF6A5D" w14:textId="59E993C6">
      <w:pPr>
        <w:pStyle w:val="CommentText"/>
      </w:pPr>
      <w:r>
        <w:t>love this. I've sprinkled a few references to hard-won or hard-earned data throughout, to further emphasize the point. and i totally agree that the value of historic (and contemporary) data needs to be emphasized explicitly, and this will be a great spot to do so.</w:t>
      </w:r>
      <w:r>
        <w:rPr>
          <w:rStyle w:val="CommentReference"/>
        </w:rPr>
        <w:annotationRef/>
      </w:r>
    </w:p>
  </w:comment>
  <w:comment w:initials="G(" w:author="Gutowsky,Sarah (ECCC)" w:date="2024-09-05T12:32:00Z" w:id="112">
    <w:p w:rsidR="1985F903" w:rsidRDefault="1985F903" w14:paraId="69FA9131" w14:textId="73107E57">
      <w:pPr>
        <w:pStyle w:val="CommentText"/>
      </w:pPr>
      <w:r>
        <w:t>this isn't yet published, hence the hesitation to even bring it up</w:t>
      </w:r>
      <w:r>
        <w:rPr>
          <w:rStyle w:val="CommentReference"/>
        </w:rPr>
        <w:annotationRef/>
      </w:r>
    </w:p>
  </w:comment>
  <w:comment w:initials="JR" w:author="Rail,Jean-François (ECCC)" w:date="2024-09-12T10:14:00Z" w:id="113">
    <w:p w:rsidR="00D84500" w:rsidP="00D84500" w:rsidRDefault="00AF370D" w14:paraId="23924787" w14:textId="77777777">
      <w:pPr>
        <w:pStyle w:val="CommentText"/>
      </w:pPr>
      <w:r>
        <w:rPr>
          <w:rStyle w:val="CommentReference"/>
        </w:rPr>
        <w:annotationRef/>
      </w:r>
      <w:r w:rsidR="00D84500">
        <w:rPr>
          <w:lang w:val="fr-CA"/>
        </w:rPr>
        <w:t>How about citing the 2019 webpage, and saying that the method will be used in the updated version of the Status of Birds in Canada? Also, maybe by the time this paper is accepted, the 2024 webpage will be published (so we can replace the 2019 reference by the 2024)?</w:t>
      </w:r>
    </w:p>
  </w:comment>
  <w:comment w:initials="AC" w:author="Calvert,Anna (elle | she, her) (ECCC)" w:date="2024-09-09T10:26:00Z" w:id="117">
    <w:p w:rsidR="006C7E2A" w:rsidP="006C7E2A" w:rsidRDefault="006C7E2A" w14:paraId="4B43A9FA" w14:textId="25C3252D">
      <w:pPr>
        <w:pStyle w:val="CommentText"/>
      </w:pPr>
      <w:r>
        <w:rPr>
          <w:rStyle w:val="CommentReference"/>
        </w:rPr>
        <w:annotationRef/>
      </w:r>
      <w:r>
        <w:t>April suggests emphasizing the robustness of the method, i.e. could be useful across the Atlantic basin</w:t>
      </w:r>
    </w:p>
  </w:comment>
  <w:comment w:initials="AC" w:author="Calvert,Anna (elle | she, her) (ECCC)" w:date="2024-09-04T14:23:00Z" w:id="118">
    <w:p w:rsidR="000D6B35" w:rsidP="000D6B35" w:rsidRDefault="000D6B35" w14:paraId="266F26C2" w14:textId="26364668">
      <w:pPr>
        <w:pStyle w:val="CommentText"/>
      </w:pPr>
      <w:r>
        <w:rPr>
          <w:rStyle w:val="CommentReference"/>
        </w:rPr>
        <w:annotationRef/>
      </w:r>
      <w:r>
        <w:t>Maybe can we flip this around to a positive and say e.g. that future applications will depend on continued accuracy/completeness of monitoring…? (rather than saying what it cannot do?)</w:t>
      </w:r>
    </w:p>
  </w:comment>
  <w:comment w:initials="R(" w:author="Robertson,Greg (ECCC)" w:date="2024-08-01T12:30:00Z" w:id="119">
    <w:p w:rsidR="6AC5ED07" w:rsidRDefault="6AC5ED07" w14:paraId="611CC58E" w14:textId="0F6338E0">
      <w:pPr>
        <w:pStyle w:val="CommentText"/>
      </w:pPr>
      <w:r>
        <w:t>Or is this just silly and stretching too far?</w:t>
      </w:r>
      <w:r>
        <w:rPr>
          <w:rStyle w:val="CommentReference"/>
        </w:rPr>
        <w:annotationRef/>
      </w:r>
    </w:p>
  </w:comment>
  <w:comment w:initials="AC" w:author="Calvert,Anna (elle | she, her) (ECCC)" w:date="2024-09-04T14:25:00Z" w:id="120">
    <w:p w:rsidR="000A3EA9" w:rsidP="000A3EA9" w:rsidRDefault="000A3EA9" w14:paraId="7C95209C" w14:textId="42ECD21D">
      <w:pPr>
        <w:pStyle w:val="CommentText"/>
      </w:pPr>
      <w:r>
        <w:rPr>
          <w:rStyle w:val="CommentReference"/>
        </w:rPr>
        <w:annotationRef/>
      </w:r>
      <w:r>
        <w:fldChar w:fldCharType="begin"/>
      </w:r>
      <w:r>
        <w:instrText>HYPERLINK "mailto:David.Iles@ec.gc.ca"</w:instrText>
      </w:r>
      <w:bookmarkStart w:name="_@_33CB739FC5F74A0CBAFD634F46B9C370Z" w:id="121"/>
      <w:r>
        <w:fldChar w:fldCharType="separate"/>
      </w:r>
      <w:bookmarkEnd w:id="121"/>
      <w:r w:rsidRPr="000A3EA9">
        <w:rPr>
          <w:rStyle w:val="Mention"/>
          <w:noProof/>
        </w:rPr>
        <w:t>@Iles,David (ECCC)</w:t>
      </w:r>
      <w:r>
        <w:fldChar w:fldCharType="end"/>
      </w:r>
      <w:r>
        <w:t xml:space="preserve"> will have to answer this one ☺️ </w:t>
      </w:r>
    </w:p>
    <w:p w:rsidR="000A3EA9" w:rsidP="000A3EA9" w:rsidRDefault="000A3EA9" w14:paraId="00110227" w14:textId="77777777">
      <w:pPr>
        <w:pStyle w:val="CommentText"/>
      </w:pPr>
      <w:r>
        <w:t>But more generally, I feel like it would be better to end on a positive note about what this approach is good for, rather than ending with a statement of where it falls short?</w:t>
      </w:r>
    </w:p>
    <w:p w:rsidR="000A3EA9" w:rsidP="000A3EA9" w:rsidRDefault="000A3EA9" w14:paraId="0892EE8E" w14:textId="77777777">
      <w:pPr>
        <w:pStyle w:val="CommentText"/>
      </w:pPr>
      <w:r>
        <w:t xml:space="preserve">Maybe it could be rephrased to something like “although highly dynamic systems … may require other methods, an expansion of this approach also holds promise…”? </w:t>
      </w:r>
    </w:p>
  </w:comment>
  <w:comment w:initials="AC" w:author="Calvert,Anna (elle | she, her) (ECCC)" w:date="2024-09-09T10:34:00Z" w:id="128">
    <w:p w:rsidR="008F4D63" w:rsidP="008F4D63" w:rsidRDefault="008F4D63" w14:paraId="1783F88D" w14:textId="35A6C697">
      <w:pPr>
        <w:pStyle w:val="CommentText"/>
      </w:pPr>
      <w:r>
        <w:rPr>
          <w:rStyle w:val="CommentReference"/>
        </w:rPr>
        <w:annotationRef/>
      </w:r>
      <w:r>
        <w:t xml:space="preserve">For </w:t>
      </w:r>
      <w:r>
        <w:fldChar w:fldCharType="begin"/>
      </w:r>
      <w:r>
        <w:instrText>HYPERLINK "mailto:jean-francois.rail@ec.gc.ca"</w:instrText>
      </w:r>
      <w:bookmarkStart w:name="_@_740E462F18BB42F5BC12605DC95A1091Z" w:id="130"/>
      <w:r>
        <w:fldChar w:fldCharType="separate"/>
      </w:r>
      <w:bookmarkEnd w:id="130"/>
      <w:r w:rsidRPr="008F4D63">
        <w:rPr>
          <w:rStyle w:val="Mention"/>
          <w:noProof/>
        </w:rPr>
        <w:t>@Rail,Jean-François (ECCC)</w:t>
      </w:r>
      <w:r>
        <w:fldChar w:fldCharType="end"/>
      </w:r>
      <w:r>
        <w:t xml:space="preserve"> to think about just to be sure we’ve discussed the Quebec aspects enough? (both in terms of method differences and also the importance of not ignoring small/marginal colonies…)</w:t>
      </w:r>
    </w:p>
  </w:comment>
  <w:comment w:initials="JR" w:author="Rail,Jean-François (ECCC)" w:date="2024-09-12T16:16:00Z" w:id="129">
    <w:p w:rsidR="00A9785B" w:rsidP="00A9785B" w:rsidRDefault="00A9785B" w14:paraId="30CA84DE" w14:textId="77777777">
      <w:pPr>
        <w:pStyle w:val="CommentText"/>
      </w:pPr>
      <w:r>
        <w:rPr>
          <w:rStyle w:val="CommentReference"/>
        </w:rPr>
        <w:annotationRef/>
      </w:r>
      <w:r>
        <w:rPr>
          <w:lang w:val="fr-CA"/>
        </w:rPr>
        <w:t>I’m satisfied by the description of methods for QC puffins. I think in the end it was best to provide the detailed data (by sanctuary) for QC puffins. But I can’t do anything about the fact that the proportion of puffins in QC is almost negligible, and that our LESP data was useless for this analysis. And  I don’t think discussing the importance of small colonies at margins of distribution would fit well here, given the results presented in this paper.</w:t>
      </w:r>
    </w:p>
  </w:comment>
  <w:comment w:initials="AC" w:author="Calvert,Anna (elle, la | she, her) (ECCC)" w:date="2024-02-26T11:31:00Z" w:id="131">
    <w:p w:rsidR="00761F1B" w:rsidP="00761F1B" w:rsidRDefault="0009628C" w14:paraId="5B9147DF" w14:textId="1A6C1A15">
      <w:pPr>
        <w:pStyle w:val="CommentText"/>
      </w:pPr>
      <w:r>
        <w:rPr>
          <w:rStyle w:val="CommentReference"/>
        </w:rPr>
        <w:annotationRef/>
      </w:r>
      <w:r w:rsidR="00761F1B">
        <w:fldChar w:fldCharType="begin"/>
      </w:r>
      <w:r w:rsidR="00761F1B">
        <w:instrText>HYPERLINK "mailto:sabina.wilhelm@ec.gc.ca"</w:instrText>
      </w:r>
      <w:bookmarkStart w:name="_@_1EF7CED9A9C4475FBE1E27576E6476C4Z" w:id="132"/>
      <w:r w:rsidR="00761F1B">
        <w:fldChar w:fldCharType="separate"/>
      </w:r>
      <w:bookmarkEnd w:id="132"/>
      <w:r w:rsidRPr="00761F1B" w:rsidR="00761F1B">
        <w:rPr>
          <w:rStyle w:val="Mention"/>
          <w:noProof/>
        </w:rPr>
        <w:t>@Wilhelm,Sabina (elle | she, her) (ECCC)</w:t>
      </w:r>
      <w:r w:rsidR="00761F1B">
        <w:fldChar w:fldCharType="end"/>
      </w:r>
      <w:r w:rsidR="00761F1B">
        <w:t xml:space="preserve">  do you have a specific reference for this?</w:t>
      </w:r>
    </w:p>
  </w:comment>
  <w:comment w:initials="GR" w:author="Robertson,Greg (ECCC)" w:date="2023-11-28T15:08:00Z" w:id="133">
    <w:p w:rsidR="0087415B" w:rsidRDefault="0087415B" w14:paraId="0906081D" w14:textId="3D1CD53F">
      <w:pPr>
        <w:pStyle w:val="CommentText"/>
      </w:pPr>
      <w:r>
        <w:rPr>
          <w:rStyle w:val="CommentReference"/>
        </w:rPr>
        <w:annotationRef/>
      </w:r>
      <w:r>
        <w:rPr>
          <w:lang w:val="en-CA"/>
        </w:rPr>
        <w:t>A must reference paper! Anna predicted puffins were increasing on Gull Island 23 years ago, and guess what! Oh yeah - nailed it… 😊</w:t>
      </w:r>
    </w:p>
  </w:comment>
  <w:comment w:initials="C(l|sh(" w:author="Calvert,Anna (elle, la | she, her) (ECCC) [2]" w:date="2023-11-30T09:42:00Z" w:id="134">
    <w:p w:rsidR="0074286E" w:rsidP="004F657A" w:rsidRDefault="0074286E" w14:paraId="7C1E426B" w14:textId="77777777">
      <w:pPr>
        <w:pStyle w:val="CommentText"/>
      </w:pPr>
      <w:r>
        <w:rPr>
          <w:rStyle w:val="CommentReference"/>
        </w:rPr>
        <w:annotationRef/>
      </w:r>
      <w:r>
        <w:t>Haha love it - seems like a lifetime ago!</w:t>
      </w:r>
    </w:p>
  </w:comment>
  <w:comment w:initials="AC" w:author="Calvert,Anna (elle, la | she, her) (ECCC)" w:date="2024-02-26T11:30:00Z" w:id="135">
    <w:p w:rsidR="00B8356F" w:rsidP="00B8356F" w:rsidRDefault="00B8356F" w14:paraId="18166E77" w14:textId="77777777">
      <w:pPr>
        <w:pStyle w:val="CommentText"/>
      </w:pPr>
      <w:r>
        <w:rPr>
          <w:rStyle w:val="CommentReference"/>
        </w:rPr>
        <w:annotationRef/>
      </w:r>
      <w:r>
        <w:t>Note to myself: this isn’t yet cited, will need to appear in the Discussion! ☺️</w:t>
      </w:r>
    </w:p>
  </w:comment>
  <w:comment w:initials="AC" w:author="Calvert,Anna (elle, la | she, her) (ECCC)" w:date="2024-02-26T11:24:00Z" w:id="150">
    <w:p w:rsidR="00761F1B" w:rsidP="00761F1B" w:rsidRDefault="00FE0E50" w14:paraId="4AE57729" w14:textId="6B23AF4F">
      <w:pPr>
        <w:pStyle w:val="CommentText"/>
      </w:pPr>
      <w:r>
        <w:rPr>
          <w:rStyle w:val="CommentReference"/>
        </w:rPr>
        <w:annotationRef/>
      </w:r>
      <w:r w:rsidR="00761F1B">
        <w:fldChar w:fldCharType="begin"/>
      </w:r>
      <w:r w:rsidR="00761F1B">
        <w:instrText>HYPERLINK "mailto:sabina.wilhelm@ec.gc.ca"</w:instrText>
      </w:r>
      <w:bookmarkStart w:name="_@_50494F5D687D43048613A9A4BDDDF380Z" w:id="151"/>
      <w:r w:rsidR="00761F1B">
        <w:fldChar w:fldCharType="separate"/>
      </w:r>
      <w:bookmarkEnd w:id="151"/>
      <w:r w:rsidRPr="00761F1B" w:rsidR="00761F1B">
        <w:rPr>
          <w:rStyle w:val="Mention"/>
          <w:noProof/>
        </w:rPr>
        <w:t>@Wilhelm,Sabina (elle | she, her) (ECCC)</w:t>
      </w:r>
      <w:r w:rsidR="00761F1B">
        <w:fldChar w:fldCharType="end"/>
      </w:r>
      <w:r w:rsidR="00761F1B">
        <w:t xml:space="preserve"> , this was in your text but I can’t find a 1980 Nettleship citation, can you complete here?</w:t>
      </w:r>
    </w:p>
  </w:comment>
  <w:comment w:initials="C(l|sh(" w:author="Calvert,Anna (elle, la | she, her) (ECCC) [2]" w:date="2024-05-07T10:31:00Z" w:id="152">
    <w:p w:rsidR="00DF6324" w:rsidP="00DF6324" w:rsidRDefault="00A3071E" w14:paraId="485EF258" w14:textId="77777777">
      <w:pPr>
        <w:pStyle w:val="CommentText"/>
      </w:pPr>
      <w:r>
        <w:rPr>
          <w:rStyle w:val="CommentReference"/>
        </w:rPr>
        <w:annotationRef/>
      </w:r>
      <w:r w:rsidR="00DF6324">
        <w:t>Greg - the text cites Robertson et al 2002a,b and Robertson &amp; Elliot 2002a,b but they weren’t in the ref list- I’ve guessed at which papers were intended but can you confirm these are right? (or correct any info? I wasn’t able to find all of them, and Google scholar citation info wasn’t complete)</w:t>
      </w:r>
    </w:p>
  </w:comment>
  <w:comment w:initials="AC" w:author="Calvert,Anna (elle | she, her) (ECCC)" w:date="2024-09-04T10:48:00Z" w:id="155">
    <w:p w:rsidR="00964BE7" w:rsidP="00964BE7" w:rsidRDefault="00964BE7" w14:paraId="67E67A33" w14:textId="77777777">
      <w:pPr>
        <w:pStyle w:val="CommentText"/>
      </w:pPr>
      <w:r>
        <w:rPr>
          <w:rStyle w:val="CommentReference"/>
        </w:rPr>
        <w:annotationRef/>
      </w:r>
      <w:r>
        <w:t>See my suggestion above (Methods) about maybe also showing different shapes for different colony census methods? Or is that just information overload? I love this figure as is...</w:t>
      </w:r>
    </w:p>
  </w:comment>
  <w:comment w:initials="G(" w:author="Gutowsky,Sarah (ECCC)" w:date="2024-09-05T12:33:00Z" w:id="156">
    <w:p w:rsidR="1985F903" w:rsidRDefault="1985F903" w14:paraId="4287DB8E" w14:textId="0CDDAE31">
      <w:pPr>
        <w:pStyle w:val="CommentText"/>
      </w:pPr>
      <w:r>
        <w:t>I personally think it might be trying to show too much, especially since there's such high overlap in so many of the symbols already.</w:t>
      </w:r>
      <w:r>
        <w:rPr>
          <w:rStyle w:val="CommentReference"/>
        </w:rPr>
        <w:annotationRef/>
      </w:r>
    </w:p>
  </w:comment>
  <w:comment w:initials="C(" w:author="Calvert,Anna (elle | she, her) (ECCC)" w:date="2024-09-05T11:39:00Z" w:id="157">
    <w:p w:rsidR="1985F903" w:rsidRDefault="1985F903" w14:paraId="387CE181" w14:textId="15A005F3">
      <w:pPr>
        <w:pStyle w:val="CommentText"/>
      </w:pPr>
      <w:r>
        <w:t>yup fair enough :)</w:t>
      </w:r>
      <w:r>
        <w:rPr>
          <w:rStyle w:val="CommentReference"/>
        </w:rPr>
        <w:annotationRef/>
      </w:r>
    </w:p>
  </w:comment>
  <w:comment w:initials="JR" w:author="Rail,Jean-François (ECCC)" w:date="2024-09-12T11:59:00Z" w:id="161">
    <w:p w:rsidR="002B1AF2" w:rsidP="002B1AF2" w:rsidRDefault="002B1AF2" w14:paraId="69A055C6" w14:textId="77777777">
      <w:pPr>
        <w:pStyle w:val="CommentText"/>
      </w:pPr>
      <w:r>
        <w:rPr>
          <w:rStyle w:val="CommentReference"/>
        </w:rPr>
        <w:annotationRef/>
      </w:r>
      <w:r>
        <w:t xml:space="preserve">I don’t know how to deal with the fact that data from the North Shore Migratory Bird Sanctuaries (MBS) in QC are treated as one colony: on this figure, there is a single black open circle on the North Shore, even if we use data from all MBS (should there be 6-7 black open circles over colonies on the North Shore)? </w:t>
      </w:r>
    </w:p>
  </w:comment>
  <w:comment w:initials="JR" w:author="Rail,Jean-François (ECCC)" w:date="2024-09-12T15:28:00Z" w:id="162">
    <w:p w:rsidR="00301595" w:rsidP="00301595" w:rsidRDefault="00301595" w14:paraId="4214FFC1" w14:textId="77777777">
      <w:pPr>
        <w:pStyle w:val="CommentText"/>
      </w:pPr>
      <w:r>
        <w:rPr>
          <w:rStyle w:val="CommentReference"/>
        </w:rPr>
        <w:annotationRef/>
      </w:r>
      <w:r>
        <w:rPr>
          <w:lang w:val="fr-CA"/>
        </w:rPr>
        <w:t>Note that I sent the detailed data to David, and it is likely that each NS sanctuary will be treated as one colony (and the analyzes rerun).</w:t>
      </w:r>
    </w:p>
  </w:comment>
  <w:comment w:initials="AC" w:author="Calvert,Anna (elle | she, her) (ECCC)" w:date="2024-09-04T11:32:00Z" w:id="163">
    <w:p w:rsidR="00FF41D8" w:rsidP="00FF41D8" w:rsidRDefault="00480CF6" w14:paraId="3A20A3E4" w14:textId="293A5FEF">
      <w:pPr>
        <w:pStyle w:val="CommentText"/>
      </w:pPr>
      <w:r>
        <w:rPr>
          <w:rStyle w:val="CommentReference"/>
        </w:rPr>
        <w:annotationRef/>
      </w:r>
      <w:r w:rsidR="00FF41D8">
        <w:fldChar w:fldCharType="begin"/>
      </w:r>
      <w:r w:rsidR="00FF41D8">
        <w:instrText>HYPERLINK "mailto:David.Iles@ec.gc.ca"</w:instrText>
      </w:r>
      <w:bookmarkStart w:name="_@_F2767F0F7C044DA88D538C1103A2AE36Z" w:id="164"/>
      <w:r w:rsidR="00FF41D8">
        <w:fldChar w:fldCharType="separate"/>
      </w:r>
      <w:bookmarkEnd w:id="164"/>
      <w:r w:rsidRPr="00FF41D8" w:rsidR="00FF41D8">
        <w:rPr>
          <w:rStyle w:val="Mention"/>
          <w:noProof/>
        </w:rPr>
        <w:t>@Iles,David (ECCC)</w:t>
      </w:r>
      <w:r w:rsidR="00FF41D8">
        <w:fldChar w:fldCharType="end"/>
      </w:r>
      <w:r w:rsidR="00FF41D8">
        <w:t xml:space="preserve">  - I’m wondering if a reader might be a bit confused by this statement, cause if these ribbons are just displaying colony-level trajectories then they’d not all follow that same pattern of increase in the1980s… Can we clarify the caption here to more explicitly acknowledge that because of the shared information across colonies, even the colony-level trajectories are influenced by the overall regional trends? </w:t>
      </w:r>
    </w:p>
  </w:comment>
  <w:comment w:initials="JR" w:author="Rail,Jean-François (ECCC)" w:date="2024-09-12T15:24:00Z" w:id="165">
    <w:p w:rsidR="00AE6668" w:rsidP="00AE6668" w:rsidRDefault="00AE6668" w14:paraId="6A503309" w14:textId="77777777">
      <w:pPr>
        <w:pStyle w:val="CommentText"/>
      </w:pPr>
      <w:r>
        <w:rPr>
          <w:rStyle w:val="CommentReference"/>
        </w:rPr>
        <w:annotationRef/>
      </w:r>
      <w:r>
        <w:rPr>
          <w:lang w:val="fr-CA"/>
        </w:rPr>
        <w:t>Will likely be split into individual sanctuaries…</w:t>
      </w:r>
    </w:p>
  </w:comment>
  <w:comment w:initials="AC" w:author="Calvert,Anna (elle | she, her) (ECCC)" w:date="2024-09-04T11:40:00Z" w:id="166">
    <w:p w:rsidR="00C55C20" w:rsidP="00C55C20" w:rsidRDefault="00DF3E15" w14:paraId="0272B646" w14:textId="35929ECB">
      <w:pPr>
        <w:pStyle w:val="CommentText"/>
      </w:pPr>
      <w:r>
        <w:rPr>
          <w:rStyle w:val="CommentReference"/>
        </w:rPr>
        <w:annotationRef/>
      </w:r>
      <w:r w:rsidR="00C55C20">
        <w:t>Given that the generation time is different for the two spp, should we specify here what these different time frames are? And/or add a label/marker to the A panels to show what the 3gen timeframe is?</w:t>
      </w:r>
    </w:p>
    <w:p w:rsidR="00C55C20" w:rsidP="00C55C20" w:rsidRDefault="00C55C20" w14:paraId="5D6A0E2D" w14:textId="77777777">
      <w:pPr>
        <w:pStyle w:val="CommentText"/>
      </w:pPr>
      <w:r>
        <w:t>(FYI though I LOVE all these figures!)</w:t>
      </w:r>
    </w:p>
  </w:comment>
  <w:comment w:initials="AC" w:author="Calvert,Anna (elle | she, her) (ECCC)" w:date="2024-09-04T11:43:00Z" w:id="167">
    <w:p w:rsidR="00F917B1" w:rsidP="00F917B1" w:rsidRDefault="00F917B1" w14:paraId="5BDD90EF" w14:textId="77777777">
      <w:pPr>
        <w:pStyle w:val="CommentText"/>
      </w:pPr>
      <w:r>
        <w:rPr>
          <w:rStyle w:val="CommentReference"/>
        </w:rPr>
        <w:annotationRef/>
      </w:r>
      <w:r>
        <w:t>Expand the caption a bit? (and for Fig A3 also?)</w:t>
      </w:r>
    </w:p>
  </w:comment>
  <w:comment w:initials="G(" w:author="Gutowsky,Sarah (ECCC)" w:date="2024-09-05T12:35:00Z" w:id="168">
    <w:p w:rsidR="1985F903" w:rsidRDefault="1985F903" w14:paraId="5F50DCC0" w14:textId="29D73E34">
      <w:pPr>
        <w:pStyle w:val="CommentText"/>
      </w:pPr>
      <w:r>
        <w:t xml:space="preserve">captions should be forthcoming from Dave, along with building out the appendices more generally...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176AB0" w15:done="1"/>
  <w15:commentEx w15:paraId="1CFBB0EB" w15:paraIdParent="0E176AB0" w15:done="1"/>
  <w15:commentEx w15:paraId="320FC243" w15:done="0"/>
  <w15:commentEx w15:paraId="40D4EF61" w15:done="1"/>
  <w15:commentEx w15:paraId="5D6BA85B" w15:paraIdParent="40D4EF61" w15:done="1"/>
  <w15:commentEx w15:paraId="40DFF8DA" w15:done="1"/>
  <w15:commentEx w15:paraId="170B7023" w15:paraIdParent="40DFF8DA" w15:done="1"/>
  <w15:commentEx w15:paraId="02BDC666" w15:paraIdParent="40DFF8DA" w15:done="1"/>
  <w15:commentEx w15:paraId="7E37DC79" w15:done="0"/>
  <w15:commentEx w15:paraId="31EF609B" w15:done="1"/>
  <w15:commentEx w15:paraId="362DED6D" w15:paraIdParent="31EF609B" w15:done="1"/>
  <w15:commentEx w15:paraId="21C5C2B4" w15:done="0"/>
  <w15:commentEx w15:paraId="0BF24B0E" w15:done="0"/>
  <w15:commentEx w15:paraId="3F155665" w15:done="0"/>
  <w15:commentEx w15:paraId="6982ADDF" w15:done="0"/>
  <w15:commentEx w15:paraId="34A28FB5" w15:done="0"/>
  <w15:commentEx w15:paraId="6F9BFAD6" w15:done="0"/>
  <w15:commentEx w15:paraId="02D6D098" w15:done="0"/>
  <w15:commentEx w15:paraId="0AF7C6F8" w15:done="0"/>
  <w15:commentEx w15:paraId="4E65A21A" w15:done="0"/>
  <w15:commentEx w15:paraId="529CC23B" w15:done="0"/>
  <w15:commentEx w15:paraId="1EC1F3AB" w15:done="0"/>
  <w15:commentEx w15:paraId="335B2066" w15:done="0"/>
  <w15:commentEx w15:paraId="0521B2FF" w15:done="1"/>
  <w15:commentEx w15:paraId="0A6A69D2" w15:done="0"/>
  <w15:commentEx w15:paraId="44F01E39" w15:done="0"/>
  <w15:commentEx w15:paraId="41EFCC04" w15:paraIdParent="44F01E39" w15:done="0"/>
  <w15:commentEx w15:paraId="375483D1" w15:done="1"/>
  <w15:commentEx w15:paraId="7E1EC018" w15:done="1"/>
  <w15:commentEx w15:paraId="3B22066B" w15:paraIdParent="7E1EC018" w15:done="1"/>
  <w15:commentEx w15:paraId="6EC1BD2A" w15:done="0"/>
  <w15:commentEx w15:paraId="670DEBEE" w15:done="0"/>
  <w15:commentEx w15:paraId="0992C380" w15:done="1"/>
  <w15:commentEx w15:paraId="441A0449" w15:paraIdParent="0992C380" w15:done="1"/>
  <w15:commentEx w15:paraId="5D5DEF15" w15:done="0"/>
  <w15:commentEx w15:paraId="5E08ABF3" w15:done="0"/>
  <w15:commentEx w15:paraId="64CE8F13" w15:paraIdParent="5E08ABF3" w15:done="0"/>
  <w15:commentEx w15:paraId="4BC7B88A" w15:paraIdParent="5E08ABF3" w15:done="0"/>
  <w15:commentEx w15:paraId="225290FD" w15:done="0"/>
  <w15:commentEx w15:paraId="31A4CF63" w15:done="0"/>
  <w15:commentEx w15:paraId="0C42B523" w15:done="1"/>
  <w15:commentEx w15:paraId="0DD7AB05" w15:paraIdParent="0C42B523" w15:done="1"/>
  <w15:commentEx w15:paraId="08ACB611" w15:done="0"/>
  <w15:commentEx w15:paraId="29936B1F" w15:paraIdParent="08ACB611" w15:done="0"/>
  <w15:commentEx w15:paraId="08D5A5F1" w15:paraIdParent="08ACB611" w15:done="0"/>
  <w15:commentEx w15:paraId="19EC0F9F" w15:paraIdParent="08ACB611" w15:done="0"/>
  <w15:commentEx w15:paraId="4B09A793" w15:paraIdParent="08ACB611" w15:done="0"/>
  <w15:commentEx w15:paraId="1DB1B38D" w15:paraIdParent="08ACB611" w15:done="0"/>
  <w15:commentEx w15:paraId="44CD8582" w15:done="0"/>
  <w15:commentEx w15:paraId="1E213401" w15:paraIdParent="44CD8582" w15:done="0"/>
  <w15:commentEx w15:paraId="313B4967" w15:done="1"/>
  <w15:commentEx w15:paraId="13278C07" w15:done="0"/>
  <w15:commentEx w15:paraId="741A4E3A" w15:paraIdParent="13278C07" w15:done="0"/>
  <w15:commentEx w15:paraId="6F9B6C8A" w15:paraIdParent="13278C07" w15:done="0"/>
  <w15:commentEx w15:paraId="5315EA11" w15:paraIdParent="13278C07" w15:done="0"/>
  <w15:commentEx w15:paraId="5F03FACC" w15:paraIdParent="13278C07" w15:done="0"/>
  <w15:commentEx w15:paraId="321AE590" w15:done="0"/>
  <w15:commentEx w15:paraId="0EE1ECB6" w15:paraIdParent="321AE590" w15:done="0"/>
  <w15:commentEx w15:paraId="20A0E7AB" w15:paraIdParent="321AE590" w15:done="0"/>
  <w15:commentEx w15:paraId="4409642C" w15:done="0"/>
  <w15:commentEx w15:paraId="11C54741" w15:done="0"/>
  <w15:commentEx w15:paraId="2DDE9958" w15:done="0"/>
  <w15:commentEx w15:paraId="353819BF" w15:paraIdParent="2DDE9958" w15:done="0"/>
  <w15:commentEx w15:paraId="2DDF6A5D" w15:done="0"/>
  <w15:commentEx w15:paraId="69FA9131" w15:done="0"/>
  <w15:commentEx w15:paraId="23924787" w15:paraIdParent="69FA9131" w15:done="0"/>
  <w15:commentEx w15:paraId="4B43A9FA" w15:done="0"/>
  <w15:commentEx w15:paraId="266F26C2" w15:done="0"/>
  <w15:commentEx w15:paraId="611CC58E" w15:done="0"/>
  <w15:commentEx w15:paraId="0892EE8E" w15:paraIdParent="611CC58E" w15:done="0"/>
  <w15:commentEx w15:paraId="1783F88D" w15:done="0"/>
  <w15:commentEx w15:paraId="30CA84DE" w15:paraIdParent="1783F88D" w15:done="0"/>
  <w15:commentEx w15:paraId="5B9147DF" w15:done="0"/>
  <w15:commentEx w15:paraId="0906081D" w15:done="0"/>
  <w15:commentEx w15:paraId="7C1E426B" w15:paraIdParent="0906081D" w15:done="0"/>
  <w15:commentEx w15:paraId="18166E77" w15:paraIdParent="0906081D" w15:done="0"/>
  <w15:commentEx w15:paraId="4AE57729" w15:done="0"/>
  <w15:commentEx w15:paraId="485EF258" w15:done="0"/>
  <w15:commentEx w15:paraId="67E67A33" w15:done="0"/>
  <w15:commentEx w15:paraId="4287DB8E" w15:paraIdParent="67E67A33" w15:done="0"/>
  <w15:commentEx w15:paraId="387CE181" w15:paraIdParent="67E67A33" w15:done="0"/>
  <w15:commentEx w15:paraId="69A055C6" w15:done="0"/>
  <w15:commentEx w15:paraId="4214FFC1" w15:paraIdParent="69A055C6" w15:done="0"/>
  <w15:commentEx w15:paraId="3A20A3E4" w15:done="0"/>
  <w15:commentEx w15:paraId="6A503309" w15:done="1"/>
  <w15:commentEx w15:paraId="5D6A0E2D" w15:done="0"/>
  <w15:commentEx w15:paraId="5BDD90EF" w15:done="0"/>
  <w15:commentEx w15:paraId="5F50DCC0" w15:paraIdParent="5BDD90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28A94A" w16cex:dateUtc="2024-07-30T18:49:00Z">
    <w16cex:extLst>
      <w16:ext w16:uri="{CE6994B0-6A32-4C9F-8C6B-6E91EDA988CE}">
        <cr:reactions xmlns:cr="http://schemas.microsoft.com/office/comments/2020/reactions">
          <cr:reaction reactionType="1">
            <cr:reactionInfo dateUtc="2024-08-20T18:42:01Z">
              <cr:user userId="S::greg.robertson@ec.gc.ca::77596f60-df20-4f58-9c83-65a0168114ed" userProvider="AD" userName="Robertson,Greg (ECCC)"/>
            </cr:reactionInfo>
            <cr:reactionInfo dateUtc="2024-09-15T21:12:26Z">
              <cr:user userId="S::april.hedd@ec.gc.ca::0cdd5032-a992-4ee6-bcd5-e35f83d46a49" userProvider="AD" userName="Hedd,April (elle | she, her) (ECCC)"/>
            </cr:reactionInfo>
          </cr:reaction>
        </cr:reactions>
      </w16:ext>
    </w16cex:extLst>
  </w16cex:commentExtensible>
  <w16cex:commentExtensible w16cex:durableId="7FA32A5D" w16cex:dateUtc="2024-09-04T14:18:00Z"/>
  <w16cex:commentExtensible w16cex:durableId="2D992C8E" w16cex:dateUtc="2024-09-15T21:21:00Z"/>
  <w16cex:commentExtensible w16cex:durableId="4DC3CF1E" w16cex:dateUtc="2024-08-01T13:05:00Z"/>
  <w16cex:commentExtensible w16cex:durableId="7CFB192A" w16cex:dateUtc="2024-08-01T13:08:00Z">
    <w16cex:extLst>
      <w16:ext w16:uri="{CE6994B0-6A32-4C9F-8C6B-6E91EDA988CE}">
        <cr:reactions xmlns:cr="http://schemas.microsoft.com/office/comments/2020/reactions">
          <cr:reaction reactionType="1">
            <cr:reactionInfo dateUtc="2024-08-20T18:41:43Z">
              <cr:user userId="S::greg.robertson@ec.gc.ca::77596f60-df20-4f58-9c83-65a0168114ed" userProvider="AD" userName="Robertson,Greg (ECCC)"/>
            </cr:reactionInfo>
          </cr:reaction>
        </cr:reactions>
      </w16:ext>
    </w16cex:extLst>
  </w16cex:commentExtensible>
  <w16cex:commentExtensible w16cex:durableId="64A3C119" w16cex:dateUtc="2024-08-01T13:05:00Z"/>
  <w16cex:commentExtensible w16cex:durableId="02B7E4C5" w16cex:dateUtc="2024-08-01T13:08:00Z"/>
  <w16cex:commentExtensible w16cex:durableId="1AB7AFCC" w16cex:dateUtc="2024-09-04T14:42:00Z">
    <w16cex:extLst>
      <w16:ext w16:uri="{CE6994B0-6A32-4C9F-8C6B-6E91EDA988CE}">
        <cr:reactions xmlns:cr="http://schemas.microsoft.com/office/comments/2020/reactions">
          <cr:reaction reactionType="1">
            <cr:reactionInfo dateUtc="2024-09-11T20:14:55Z">
              <cr:user userId="S::jean-francois.rail@ec.gc.ca::8bfb5a1a-ec9d-46be-b811-3d8d54744d59" userProvider="AD" userName="Rail,Jean-François (ECCC)"/>
            </cr:reactionInfo>
          </cr:reaction>
        </cr:reactions>
      </w16:ext>
    </w16cex:extLst>
  </w16cex:commentExtensible>
  <w16cex:commentExtensible w16cex:durableId="3E73DCB6" w16cex:dateUtc="2024-09-11T16:37:00Z"/>
  <w16cex:commentExtensible w16cex:durableId="2DC81CEE" w16cex:dateUtc="2024-09-04T14:47:00Z"/>
  <w16cex:commentExtensible w16cex:durableId="48321BE1" w16cex:dateUtc="2024-09-05T15:40:00Z"/>
  <w16cex:commentExtensible w16cex:durableId="6AC83206" w16cex:dateUtc="2024-09-11T16:52:00Z"/>
  <w16cex:commentExtensible w16cex:durableId="49DE668B" w16cex:dateUtc="2024-09-15T23:21:00Z"/>
  <w16cex:commentExtensible w16cex:durableId="10C4E3A9" w16cex:dateUtc="2024-09-12T16:02:00Z"/>
  <w16cex:commentExtensible w16cex:durableId="7816D349" w16cex:dateUtc="2024-02-10T01:35:00Z"/>
  <w16cex:commentExtensible w16cex:durableId="26BEA3EF" w16cex:dateUtc="2024-09-04T15:05:00Z"/>
  <w16cex:commentExtensible w16cex:durableId="0445FA32" w16cex:dateUtc="2024-09-04T15:34:00Z"/>
  <w16cex:commentExtensible w16cex:durableId="3C982017" w16cex:dateUtc="2024-09-12T18:38:00Z"/>
  <w16cex:commentExtensible w16cex:durableId="40023CBE" w16cex:dateUtc="2024-09-12T18:40:00Z"/>
  <w16cex:commentExtensible w16cex:durableId="36022696" w16cex:dateUtc="2024-09-12T18:42:00Z"/>
  <w16cex:commentExtensible w16cex:durableId="6CD9601D" w16cex:dateUtc="2024-09-12T18:43:00Z"/>
  <w16cex:commentExtensible w16cex:durableId="68D42026" w16cex:dateUtc="2024-09-04T17:47:00Z"/>
  <w16cex:commentExtensible w16cex:durableId="227DF67B" w16cex:dateUtc="2024-09-12T18:49:00Z"/>
  <w16cex:commentExtensible w16cex:durableId="058D907F" w16cex:dateUtc="2024-09-04T17:45:00Z"/>
  <w16cex:commentExtensible w16cex:durableId="7ACC85AD" w16cex:dateUtc="2024-09-09T14:36:00Z"/>
  <w16cex:commentExtensible w16cex:durableId="4023B66C" w16cex:dateUtc="2024-07-31T13:48:00Z"/>
  <w16cex:commentExtensible w16cex:durableId="19FB44CC" w16cex:dateUtc="2024-09-04T17:51:00Z"/>
  <w16cex:commentExtensible w16cex:durableId="3F7DC5A4" w16cex:dateUtc="2024-07-31T19:04:00Z">
    <w16cex:extLst>
      <w16:ext w16:uri="{CE6994B0-6A32-4C9F-8C6B-6E91EDA988CE}">
        <cr:reactions xmlns:cr="http://schemas.microsoft.com/office/comments/2020/reactions">
          <cr:reaction reactionType="1">
            <cr:reactionInfo dateUtc="2024-08-01T13:21:28Z">
              <cr:user userId="S::greg.robertson@ec.gc.ca::77596f60-df20-4f58-9c83-65a0168114ed" userProvider="AD" userName="Robertson,Greg (ECCC)"/>
            </cr:reactionInfo>
          </cr:reaction>
        </cr:reactions>
      </w16:ext>
    </w16cex:extLst>
  </w16cex:commentExtensible>
  <w16cex:commentExtensible w16cex:durableId="47AAE4EF" w16cex:dateUtc="2024-09-04T18:02:00Z"/>
  <w16cex:commentExtensible w16cex:durableId="2D70B96B" w16cex:dateUtc="2024-09-10T12:28:00Z"/>
  <w16cex:commentExtensible w16cex:durableId="44577396" w16cex:dateUtc="2024-09-09T14:39:00Z"/>
  <w16cex:commentExtensible w16cex:durableId="24C5C2F5" w16cex:dateUtc="2024-09-12T18:59:00Z"/>
  <w16cex:commentExtensible w16cex:durableId="4539A6E6" w16cex:dateUtc="2024-07-31T13:48:00Z"/>
  <w16cex:commentExtensible w16cex:durableId="17831944" w16cex:dateUtc="2024-08-01T13:15:00Z"/>
  <w16cex:commentExtensible w16cex:durableId="4FD0AA69" w16cex:dateUtc="2024-09-04T18:04:00Z"/>
  <w16cex:commentExtensible w16cex:durableId="1B1E9DEF" w16cex:dateUtc="2024-08-01T13:25:00Z"/>
  <w16cex:commentExtensible w16cex:durableId="2C4664E3" w16cex:dateUtc="2024-08-01T13:41:00Z"/>
  <w16cex:commentExtensible w16cex:durableId="7B072A19" w16cex:dateUtc="2024-08-20T18:45:00Z"/>
  <w16cex:commentExtensible w16cex:durableId="3ABAA800" w16cex:dateUtc="2024-09-04T17:58:00Z"/>
  <w16cex:commentExtensible w16cex:durableId="7F2B062D" w16cex:dateUtc="2024-09-09T14:18:00Z"/>
  <w16cex:commentExtensible w16cex:durableId="7514FCEA" w16cex:dateUtc="2024-07-31T13:33:00Z"/>
  <w16cex:commentExtensible w16cex:durableId="3AD4A7B3" w16cex:dateUtc="2024-09-04T18:07:00Z">
    <w16cex:extLst>
      <w16:ext w16:uri="{CE6994B0-6A32-4C9F-8C6B-6E91EDA988CE}">
        <cr:reactions xmlns:cr="http://schemas.microsoft.com/office/comments/2020/reactions">
          <cr:reaction reactionType="1">
            <cr:reactionInfo dateUtc="2024-09-05T15:30:32Z">
              <cr:user userId="S::sarah.gutowsky@ec.gc.ca::3510a9ec-2b95-4e45-a666-2f8b3180fc72" userProvider="AD" userName="Gutowsky,Sarah (ECCC)"/>
            </cr:reactionInfo>
          </cr:reaction>
        </cr:reactions>
      </w16:ext>
    </w16cex:extLst>
  </w16cex:commentExtensible>
  <w16cex:commentExtensible w16cex:durableId="18EFF8B3" w16cex:dateUtc="2024-07-23T20:20:00Z"/>
  <w16cex:commentExtensible w16cex:durableId="7CCBC10F" w16cex:dateUtc="2024-07-31T13:38:00Z"/>
  <w16cex:commentExtensible w16cex:durableId="314814E0" w16cex:dateUtc="2024-08-01T13:30:00Z">
    <w16cex:extLst>
      <w16:ext w16:uri="{CE6994B0-6A32-4C9F-8C6B-6E91EDA988CE}">
        <cr:reactions xmlns:cr="http://schemas.microsoft.com/office/comments/2020/reactions">
          <cr:reaction reactionType="1">
            <cr:reactionInfo dateUtc="2024-09-12T19:21:44Z">
              <cr:user userId="S::jean-francois.rail@ec.gc.ca::8bfb5a1a-ec9d-46be-b811-3d8d54744d59" userProvider="AD" userName="Rail,Jean-François (ECCC)"/>
            </cr:reactionInfo>
          </cr:reaction>
        </cr:reactions>
      </w16:ext>
    </w16cex:extLst>
  </w16cex:commentExtensible>
  <w16cex:commentExtensible w16cex:durableId="5807F297" w16cex:dateUtc="2024-08-01T13:42:00Z"/>
  <w16cex:commentExtensible w16cex:durableId="35040574" w16cex:dateUtc="2024-08-20T18:47:00Z"/>
  <w16cex:commentExtensible w16cex:durableId="64BFFC32" w16cex:dateUtc="2024-09-04T18:11:00Z"/>
  <w16cex:commentExtensible w16cex:durableId="253EAC59" w16cex:dateUtc="2024-07-25T12:26:00Z">
    <w16cex:extLst>
      <w16:ext w16:uri="{CE6994B0-6A32-4C9F-8C6B-6E91EDA988CE}">
        <cr:reactions xmlns:cr="http://schemas.microsoft.com/office/comments/2020/reactions">
          <cr:reaction reactionType="1">
            <cr:reactionInfo dateUtc="2024-09-12T19:22:17Z">
              <cr:user userId="S::jean-francois.rail@ec.gc.ca::8bfb5a1a-ec9d-46be-b811-3d8d54744d59" userProvider="AD" userName="Rail,Jean-François (ECCC)"/>
            </cr:reactionInfo>
          </cr:reaction>
        </cr:reactions>
      </w16:ext>
    </w16cex:extLst>
  </w16cex:commentExtensible>
  <w16cex:commentExtensible w16cex:durableId="3278E589" w16cex:dateUtc="2024-09-04T18:10:00Z"/>
  <w16cex:commentExtensible w16cex:durableId="3ED0F7FE" w16cex:dateUtc="2024-08-01T13:33:00Z">
    <w16cex:extLst>
      <w16:ext w16:uri="{CE6994B0-6A32-4C9F-8C6B-6E91EDA988CE}">
        <cr:reactions xmlns:cr="http://schemas.microsoft.com/office/comments/2020/reactions">
          <cr:reaction reactionType="1">
            <cr:reactionInfo dateUtc="2024-08-01T18:43:06Z">
              <cr:user userId="S::sarah.gutowsky@ec.gc.ca::3510a9ec-2b95-4e45-a666-2f8b3180fc72" userProvider="AD" userName="Gutowsky,Sarah (ECCC)"/>
            </cr:reactionInfo>
          </cr:reaction>
        </cr:reactions>
      </w16:ext>
    </w16cex:extLst>
  </w16cex:commentExtensible>
  <w16cex:commentExtensible w16cex:durableId="3FE37CFB" w16cex:dateUtc="2024-07-25T14:56:00Z"/>
  <w16cex:commentExtensible w16cex:durableId="0D173924" w16cex:dateUtc="2024-07-31T13:29:00Z"/>
  <w16cex:commentExtensible w16cex:durableId="513FC9C8" w16cex:dateUtc="2024-08-01T13:36:00Z"/>
  <w16cex:commentExtensible w16cex:durableId="4904C264" w16cex:dateUtc="2024-08-20T18:48:00Z"/>
  <w16cex:commentExtensible w16cex:durableId="717B146D" w16cex:dateUtc="2024-09-04T18:13:00Z"/>
  <w16cex:commentExtensible w16cex:durableId="2D715D35" w16cex:dateUtc="2024-07-31T19:16:00Z"/>
  <w16cex:commentExtensible w16cex:durableId="1DA7A590" w16cex:dateUtc="2024-09-12T19:49:00Z"/>
  <w16cex:commentExtensible w16cex:durableId="7D98F360" w16cex:dateUtc="2024-09-12T20:00:00Z"/>
  <w16cex:commentExtensible w16cex:durableId="014923BA" w16cex:dateUtc="2024-09-04T17:56:00Z"/>
  <w16cex:commentExtensible w16cex:durableId="7952D3BA" w16cex:dateUtc="2024-09-12T20:01:00Z"/>
  <w16cex:commentExtensible w16cex:durableId="4491331B" w16cex:dateUtc="2024-08-01T15:03:00Z"/>
  <w16cex:commentExtensible w16cex:durableId="476804EC" w16cex:dateUtc="2024-09-04T18:20:00Z"/>
  <w16cex:commentExtensible w16cex:durableId="5BE4F374" w16cex:dateUtc="2024-08-01T16:10:00Z"/>
  <w16cex:commentExtensible w16cex:durableId="319E366E" w16cex:dateUtc="2024-09-05T15:32:00Z"/>
  <w16cex:commentExtensible w16cex:durableId="4E1E316F" w16cex:dateUtc="2024-09-12T14:14:00Z"/>
  <w16cex:commentExtensible w16cex:durableId="3383E7E4" w16cex:dateUtc="2024-09-09T14:26:00Z"/>
  <w16cex:commentExtensible w16cex:durableId="36CDA2F7" w16cex:dateUtc="2024-09-04T18:23:00Z"/>
  <w16cex:commentExtensible w16cex:durableId="1F84F7E0" w16cex:dateUtc="2024-08-01T15:00:00Z"/>
  <w16cex:commentExtensible w16cex:durableId="6A8BBC5A" w16cex:dateUtc="2024-09-04T18:25:00Z"/>
  <w16cex:commentExtensible w16cex:durableId="1AB81EA3" w16cex:dateUtc="2024-09-09T14:34:00Z"/>
  <w16cex:commentExtensible w16cex:durableId="3D5E818C" w16cex:dateUtc="2024-09-12T20:16:00Z"/>
  <w16cex:commentExtensible w16cex:durableId="1EC9B9DA" w16cex:dateUtc="2024-02-26T16:31:00Z"/>
  <w16cex:commentExtensible w16cex:durableId="2E630BAC" w16cex:dateUtc="2023-11-28T18:38:00Z"/>
  <w16cex:commentExtensible w16cex:durableId="2E4E3820" w16cex:dateUtc="2023-11-30T14:42:00Z"/>
  <w16cex:commentExtensible w16cex:durableId="7804B8B8" w16cex:dateUtc="2024-02-26T16:30:00Z"/>
  <w16cex:commentExtensible w16cex:durableId="572A1B88" w16cex:dateUtc="2024-02-26T16:24:00Z"/>
  <w16cex:commentExtensible w16cex:durableId="19B35311" w16cex:dateUtc="2024-05-07T14:31:00Z"/>
  <w16cex:commentExtensible w16cex:durableId="183F6C6C" w16cex:dateUtc="2024-09-04T14:48:00Z"/>
  <w16cex:commentExtensible w16cex:durableId="5630B9F4" w16cex:dateUtc="2024-09-05T15:33:00Z"/>
  <w16cex:commentExtensible w16cex:durableId="545BD0BC" w16cex:dateUtc="2024-09-05T15:39:00Z"/>
  <w16cex:commentExtensible w16cex:durableId="742E6031" w16cex:dateUtc="2024-09-12T15:59:00Z"/>
  <w16cex:commentExtensible w16cex:durableId="4C3B62EE" w16cex:dateUtc="2024-09-12T19:28:00Z"/>
  <w16cex:commentExtensible w16cex:durableId="70F5A4D7" w16cex:dateUtc="2024-09-04T15:32:00Z"/>
  <w16cex:commentExtensible w16cex:durableId="4F930F13" w16cex:dateUtc="2024-09-12T19:24:00Z"/>
  <w16cex:commentExtensible w16cex:durableId="2497416C" w16cex:dateUtc="2024-09-04T15:40:00Z"/>
  <w16cex:commentExtensible w16cex:durableId="096CF380" w16cex:dateUtc="2024-09-04T15:43:00Z"/>
  <w16cex:commentExtensible w16cex:durableId="7EC819F5" w16cex:dateUtc="2024-09-05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176AB0" w16cid:durableId="7028A94A"/>
  <w16cid:commentId w16cid:paraId="1CFBB0EB" w16cid:durableId="7FA32A5D"/>
  <w16cid:commentId w16cid:paraId="320FC243" w16cid:durableId="2D992C8E"/>
  <w16cid:commentId w16cid:paraId="40D4EF61" w16cid:durableId="4DC3CF1E"/>
  <w16cid:commentId w16cid:paraId="5D6BA85B" w16cid:durableId="7CFB192A"/>
  <w16cid:commentId w16cid:paraId="40DFF8DA" w16cid:durableId="64A3C119"/>
  <w16cid:commentId w16cid:paraId="170B7023" w16cid:durableId="02B7E4C5"/>
  <w16cid:commentId w16cid:paraId="02BDC666" w16cid:durableId="1AB7AFCC"/>
  <w16cid:commentId w16cid:paraId="7E37DC79" w16cid:durableId="3E73DCB6"/>
  <w16cid:commentId w16cid:paraId="31EF609B" w16cid:durableId="2DC81CEE"/>
  <w16cid:commentId w16cid:paraId="362DED6D" w16cid:durableId="48321BE1"/>
  <w16cid:commentId w16cid:paraId="21C5C2B4" w16cid:durableId="6AC83206"/>
  <w16cid:commentId w16cid:paraId="0BF24B0E" w16cid:durableId="49DE668B"/>
  <w16cid:commentId w16cid:paraId="3F155665" w16cid:durableId="10C4E3A9"/>
  <w16cid:commentId w16cid:paraId="6982ADDF" w16cid:durableId="7816D349"/>
  <w16cid:commentId w16cid:paraId="34A28FB5" w16cid:durableId="26BEA3EF"/>
  <w16cid:commentId w16cid:paraId="6F9BFAD6" w16cid:durableId="0445FA32"/>
  <w16cid:commentId w16cid:paraId="02D6D098" w16cid:durableId="3C982017"/>
  <w16cid:commentId w16cid:paraId="0AF7C6F8" w16cid:durableId="40023CBE"/>
  <w16cid:commentId w16cid:paraId="4E65A21A" w16cid:durableId="36022696"/>
  <w16cid:commentId w16cid:paraId="529CC23B" w16cid:durableId="6CD9601D"/>
  <w16cid:commentId w16cid:paraId="1EC1F3AB" w16cid:durableId="68D42026"/>
  <w16cid:commentId w16cid:paraId="335B2066" w16cid:durableId="227DF67B"/>
  <w16cid:commentId w16cid:paraId="0521B2FF" w16cid:durableId="058D907F"/>
  <w16cid:commentId w16cid:paraId="0A6A69D2" w16cid:durableId="7ACC85AD"/>
  <w16cid:commentId w16cid:paraId="44F01E39" w16cid:durableId="4023B66C"/>
  <w16cid:commentId w16cid:paraId="41EFCC04" w16cid:durableId="19FB44CC"/>
  <w16cid:commentId w16cid:paraId="375483D1" w16cid:durableId="3F7DC5A4"/>
  <w16cid:commentId w16cid:paraId="7E1EC018" w16cid:durableId="47AAE4EF"/>
  <w16cid:commentId w16cid:paraId="3B22066B" w16cid:durableId="2D70B96B"/>
  <w16cid:commentId w16cid:paraId="6EC1BD2A" w16cid:durableId="44577396"/>
  <w16cid:commentId w16cid:paraId="670DEBEE" w16cid:durableId="24C5C2F5"/>
  <w16cid:commentId w16cid:paraId="0992C380" w16cid:durableId="4539A6E6"/>
  <w16cid:commentId w16cid:paraId="441A0449" w16cid:durableId="17831944"/>
  <w16cid:commentId w16cid:paraId="5D5DEF15" w16cid:durableId="4FD0AA69"/>
  <w16cid:commentId w16cid:paraId="5E08ABF3" w16cid:durableId="1B1E9DEF"/>
  <w16cid:commentId w16cid:paraId="64CE8F13" w16cid:durableId="2C4664E3"/>
  <w16cid:commentId w16cid:paraId="4BC7B88A" w16cid:durableId="7B072A19"/>
  <w16cid:commentId w16cid:paraId="225290FD" w16cid:durableId="3ABAA800"/>
  <w16cid:commentId w16cid:paraId="31A4CF63" w16cid:durableId="7F2B062D"/>
  <w16cid:commentId w16cid:paraId="0C42B523" w16cid:durableId="7514FCEA"/>
  <w16cid:commentId w16cid:paraId="0DD7AB05" w16cid:durableId="3AD4A7B3"/>
  <w16cid:commentId w16cid:paraId="08ACB611" w16cid:durableId="18EFF8B3"/>
  <w16cid:commentId w16cid:paraId="29936B1F" w16cid:durableId="7CCBC10F"/>
  <w16cid:commentId w16cid:paraId="08D5A5F1" w16cid:durableId="314814E0"/>
  <w16cid:commentId w16cid:paraId="19EC0F9F" w16cid:durableId="5807F297"/>
  <w16cid:commentId w16cid:paraId="4B09A793" w16cid:durableId="35040574"/>
  <w16cid:commentId w16cid:paraId="1DB1B38D" w16cid:durableId="64BFFC32"/>
  <w16cid:commentId w16cid:paraId="44CD8582" w16cid:durableId="253EAC59"/>
  <w16cid:commentId w16cid:paraId="1E213401" w16cid:durableId="3278E589"/>
  <w16cid:commentId w16cid:paraId="313B4967" w16cid:durableId="3ED0F7FE"/>
  <w16cid:commentId w16cid:paraId="13278C07" w16cid:durableId="3FE37CFB"/>
  <w16cid:commentId w16cid:paraId="741A4E3A" w16cid:durableId="0D173924"/>
  <w16cid:commentId w16cid:paraId="6F9B6C8A" w16cid:durableId="513FC9C8"/>
  <w16cid:commentId w16cid:paraId="5315EA11" w16cid:durableId="4904C264"/>
  <w16cid:commentId w16cid:paraId="5F03FACC" w16cid:durableId="717B146D"/>
  <w16cid:commentId w16cid:paraId="321AE590" w16cid:durableId="2D715D35"/>
  <w16cid:commentId w16cid:paraId="0EE1ECB6" w16cid:durableId="1DA7A590"/>
  <w16cid:commentId w16cid:paraId="20A0E7AB" w16cid:durableId="7D98F360"/>
  <w16cid:commentId w16cid:paraId="4409642C" w16cid:durableId="014923BA"/>
  <w16cid:commentId w16cid:paraId="11C54741" w16cid:durableId="7952D3BA"/>
  <w16cid:commentId w16cid:paraId="2DDE9958" w16cid:durableId="4491331B"/>
  <w16cid:commentId w16cid:paraId="353819BF" w16cid:durableId="476804EC"/>
  <w16cid:commentId w16cid:paraId="2DDF6A5D" w16cid:durableId="5BE4F374"/>
  <w16cid:commentId w16cid:paraId="69FA9131" w16cid:durableId="319E366E"/>
  <w16cid:commentId w16cid:paraId="23924787" w16cid:durableId="4E1E316F"/>
  <w16cid:commentId w16cid:paraId="4B43A9FA" w16cid:durableId="3383E7E4"/>
  <w16cid:commentId w16cid:paraId="266F26C2" w16cid:durableId="36CDA2F7"/>
  <w16cid:commentId w16cid:paraId="611CC58E" w16cid:durableId="1F84F7E0"/>
  <w16cid:commentId w16cid:paraId="0892EE8E" w16cid:durableId="6A8BBC5A"/>
  <w16cid:commentId w16cid:paraId="1783F88D" w16cid:durableId="1AB81EA3"/>
  <w16cid:commentId w16cid:paraId="30CA84DE" w16cid:durableId="3D5E818C"/>
  <w16cid:commentId w16cid:paraId="5B9147DF" w16cid:durableId="1EC9B9DA"/>
  <w16cid:commentId w16cid:paraId="0906081D" w16cid:durableId="2E630BAC"/>
  <w16cid:commentId w16cid:paraId="7C1E426B" w16cid:durableId="2E4E3820"/>
  <w16cid:commentId w16cid:paraId="18166E77" w16cid:durableId="7804B8B8"/>
  <w16cid:commentId w16cid:paraId="4AE57729" w16cid:durableId="572A1B88"/>
  <w16cid:commentId w16cid:paraId="485EF258" w16cid:durableId="19B35311"/>
  <w16cid:commentId w16cid:paraId="67E67A33" w16cid:durableId="183F6C6C"/>
  <w16cid:commentId w16cid:paraId="4287DB8E" w16cid:durableId="5630B9F4"/>
  <w16cid:commentId w16cid:paraId="387CE181" w16cid:durableId="545BD0BC"/>
  <w16cid:commentId w16cid:paraId="69A055C6" w16cid:durableId="742E6031"/>
  <w16cid:commentId w16cid:paraId="4214FFC1" w16cid:durableId="4C3B62EE"/>
  <w16cid:commentId w16cid:paraId="3A20A3E4" w16cid:durableId="70F5A4D7"/>
  <w16cid:commentId w16cid:paraId="6A503309" w16cid:durableId="4F930F13"/>
  <w16cid:commentId w16cid:paraId="5D6A0E2D" w16cid:durableId="2497416C"/>
  <w16cid:commentId w16cid:paraId="5BDD90EF" w16cid:durableId="096CF380"/>
  <w16cid:commentId w16cid:paraId="5F50DCC0" w16cid:durableId="7EC819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668A1" w:rsidRDefault="008668A1" w14:paraId="7566E04B" w14:textId="77777777">
      <w:pPr>
        <w:spacing w:after="0" w:line="240" w:lineRule="auto"/>
      </w:pPr>
      <w:r>
        <w:separator/>
      </w:r>
    </w:p>
  </w:endnote>
  <w:endnote w:type="continuationSeparator" w:id="0">
    <w:p w:rsidR="008668A1" w:rsidRDefault="008668A1" w14:paraId="4B70E9EC" w14:textId="77777777">
      <w:pPr>
        <w:spacing w:after="0" w:line="240" w:lineRule="auto"/>
      </w:pPr>
      <w:r>
        <w:continuationSeparator/>
      </w:r>
    </w:p>
  </w:endnote>
  <w:endnote w:type="continuationNotice" w:id="1">
    <w:p w:rsidR="008668A1" w:rsidRDefault="008668A1" w14:paraId="141D925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AC5ED07" w:rsidTr="00F95BF0" w14:paraId="4AB53694" w14:textId="77777777">
      <w:trPr>
        <w:trHeight w:val="300"/>
      </w:trPr>
      <w:tc>
        <w:tcPr>
          <w:tcW w:w="3120" w:type="dxa"/>
        </w:tcPr>
        <w:p w:rsidR="6AC5ED07" w:rsidP="00F95BF0" w:rsidRDefault="6AC5ED07" w14:paraId="35CDFCB3" w14:textId="2B9E0BAA">
          <w:pPr>
            <w:pStyle w:val="Header"/>
            <w:ind w:left="-115"/>
          </w:pPr>
        </w:p>
      </w:tc>
      <w:tc>
        <w:tcPr>
          <w:tcW w:w="3120" w:type="dxa"/>
        </w:tcPr>
        <w:p w:rsidR="6AC5ED07" w:rsidP="00F95BF0" w:rsidRDefault="6AC5ED07" w14:paraId="1ECCC03B" w14:textId="027E146A">
          <w:pPr>
            <w:pStyle w:val="Header"/>
            <w:jc w:val="center"/>
          </w:pPr>
        </w:p>
      </w:tc>
      <w:tc>
        <w:tcPr>
          <w:tcW w:w="3120" w:type="dxa"/>
        </w:tcPr>
        <w:p w:rsidR="6AC5ED07" w:rsidP="00F95BF0" w:rsidRDefault="6AC5ED07" w14:paraId="55C834F9" w14:textId="1E7C4711">
          <w:pPr>
            <w:pStyle w:val="Header"/>
            <w:ind w:right="-115"/>
            <w:jc w:val="right"/>
          </w:pPr>
        </w:p>
      </w:tc>
    </w:tr>
  </w:tbl>
  <w:p w:rsidR="6AC5ED07" w:rsidP="003F7D31" w:rsidRDefault="6AC5ED07" w14:paraId="5226ABEA" w14:textId="37A481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668A1" w:rsidRDefault="008668A1" w14:paraId="398D24FE" w14:textId="77777777">
      <w:pPr>
        <w:spacing w:after="0" w:line="240" w:lineRule="auto"/>
      </w:pPr>
      <w:r>
        <w:separator/>
      </w:r>
    </w:p>
  </w:footnote>
  <w:footnote w:type="continuationSeparator" w:id="0">
    <w:p w:rsidR="008668A1" w:rsidRDefault="008668A1" w14:paraId="4BFC0156" w14:textId="77777777">
      <w:pPr>
        <w:spacing w:after="0" w:line="240" w:lineRule="auto"/>
      </w:pPr>
      <w:r>
        <w:continuationSeparator/>
      </w:r>
    </w:p>
  </w:footnote>
  <w:footnote w:type="continuationNotice" w:id="1">
    <w:p w:rsidR="008668A1" w:rsidRDefault="008668A1" w14:paraId="37FAC15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AC5ED07" w:rsidTr="003F7D31" w14:paraId="773C72C5" w14:textId="77777777">
      <w:trPr>
        <w:trHeight w:val="300"/>
      </w:trPr>
      <w:tc>
        <w:tcPr>
          <w:tcW w:w="3120" w:type="dxa"/>
        </w:tcPr>
        <w:p w:rsidR="6AC5ED07" w:rsidP="003F7D31" w:rsidRDefault="6AC5ED07" w14:paraId="21DB66EB" w14:textId="58023A1E">
          <w:pPr>
            <w:pStyle w:val="Header"/>
            <w:ind w:left="-115"/>
          </w:pPr>
        </w:p>
      </w:tc>
      <w:tc>
        <w:tcPr>
          <w:tcW w:w="3120" w:type="dxa"/>
        </w:tcPr>
        <w:p w:rsidR="6AC5ED07" w:rsidP="003F7D31" w:rsidRDefault="6AC5ED07" w14:paraId="45411E49" w14:textId="179ED2D6">
          <w:pPr>
            <w:pStyle w:val="Header"/>
            <w:jc w:val="center"/>
          </w:pPr>
        </w:p>
      </w:tc>
      <w:tc>
        <w:tcPr>
          <w:tcW w:w="3120" w:type="dxa"/>
        </w:tcPr>
        <w:p w:rsidR="6AC5ED07" w:rsidP="003F7D31" w:rsidRDefault="6AC5ED07" w14:paraId="7B13A0ED" w14:textId="4C98095B">
          <w:pPr>
            <w:pStyle w:val="Header"/>
            <w:ind w:right="-115"/>
            <w:jc w:val="right"/>
          </w:pPr>
        </w:p>
      </w:tc>
    </w:tr>
  </w:tbl>
  <w:p w:rsidR="6AC5ED07" w:rsidP="003F7D31" w:rsidRDefault="6AC5ED07" w14:paraId="3C80382C" w14:textId="26BD2F00">
    <w:pPr>
      <w:pStyle w:val="Header"/>
    </w:pPr>
  </w:p>
</w:hdr>
</file>

<file path=word/intelligence2.xml><?xml version="1.0" encoding="utf-8"?>
<int2:intelligence xmlns:int2="http://schemas.microsoft.com/office/intelligence/2020/intelligence" xmlns:oel="http://schemas.microsoft.com/office/2019/extlst">
  <int2:observations>
    <int2:textHash int2:hashCode="IQ/LCwelLivkFZ" int2:id="RgvyAkjW">
      <int2:state int2:value="Rejected" int2:type="AugLoop_Text_Critique"/>
    </int2:textHash>
    <int2:textHash int2:hashCode="a78TmDKzbgwWAX" int2:id="XqsGAv4x">
      <int2:state int2:value="Rejected" int2:type="AugLoop_Text_Critique"/>
    </int2:textHash>
    <int2:bookmark int2:bookmarkName="_Int_EmDpRZ1d" int2:invalidationBookmarkName="" int2:hashCode="8fxFgKWpLdvfUB" int2:id="07huaMe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9A26F9"/>
    <w:multiLevelType w:val="hybridMultilevel"/>
    <w:tmpl w:val="8944897C"/>
    <w:lvl w:ilvl="0" w:tplc="69A41B4C">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67AA7B5A"/>
    <w:multiLevelType w:val="hybridMultilevel"/>
    <w:tmpl w:val="2E2A64EC"/>
    <w:lvl w:ilvl="0" w:tplc="2856DD58">
      <w:start w:val="1"/>
      <w:numFmt w:val="bullet"/>
      <w:lvlText w:val="-"/>
      <w:lvlJc w:val="left"/>
      <w:pPr>
        <w:ind w:left="720" w:hanging="360"/>
      </w:pPr>
      <w:rPr>
        <w:rFonts w:hint="default" w:ascii="Aptos" w:hAnsi="Aptos"/>
      </w:rPr>
    </w:lvl>
    <w:lvl w:ilvl="1" w:tplc="0ACECC6E">
      <w:start w:val="1"/>
      <w:numFmt w:val="bullet"/>
      <w:lvlText w:val="o"/>
      <w:lvlJc w:val="left"/>
      <w:pPr>
        <w:ind w:left="1440" w:hanging="360"/>
      </w:pPr>
      <w:rPr>
        <w:rFonts w:hint="default" w:ascii="Courier New" w:hAnsi="Courier New"/>
      </w:rPr>
    </w:lvl>
    <w:lvl w:ilvl="2" w:tplc="1A36F464">
      <w:start w:val="1"/>
      <w:numFmt w:val="bullet"/>
      <w:lvlText w:val=""/>
      <w:lvlJc w:val="left"/>
      <w:pPr>
        <w:ind w:left="2160" w:hanging="360"/>
      </w:pPr>
      <w:rPr>
        <w:rFonts w:hint="default" w:ascii="Wingdings" w:hAnsi="Wingdings"/>
      </w:rPr>
    </w:lvl>
    <w:lvl w:ilvl="3" w:tplc="5EB81FC6">
      <w:start w:val="1"/>
      <w:numFmt w:val="bullet"/>
      <w:lvlText w:val=""/>
      <w:lvlJc w:val="left"/>
      <w:pPr>
        <w:ind w:left="2880" w:hanging="360"/>
      </w:pPr>
      <w:rPr>
        <w:rFonts w:hint="default" w:ascii="Symbol" w:hAnsi="Symbol"/>
      </w:rPr>
    </w:lvl>
    <w:lvl w:ilvl="4" w:tplc="6A280A08">
      <w:start w:val="1"/>
      <w:numFmt w:val="bullet"/>
      <w:lvlText w:val="o"/>
      <w:lvlJc w:val="left"/>
      <w:pPr>
        <w:ind w:left="3600" w:hanging="360"/>
      </w:pPr>
      <w:rPr>
        <w:rFonts w:hint="default" w:ascii="Courier New" w:hAnsi="Courier New"/>
      </w:rPr>
    </w:lvl>
    <w:lvl w:ilvl="5" w:tplc="1E96B6FE">
      <w:start w:val="1"/>
      <w:numFmt w:val="bullet"/>
      <w:lvlText w:val=""/>
      <w:lvlJc w:val="left"/>
      <w:pPr>
        <w:ind w:left="4320" w:hanging="360"/>
      </w:pPr>
      <w:rPr>
        <w:rFonts w:hint="default" w:ascii="Wingdings" w:hAnsi="Wingdings"/>
      </w:rPr>
    </w:lvl>
    <w:lvl w:ilvl="6" w:tplc="D0E6AE58">
      <w:start w:val="1"/>
      <w:numFmt w:val="bullet"/>
      <w:lvlText w:val=""/>
      <w:lvlJc w:val="left"/>
      <w:pPr>
        <w:ind w:left="5040" w:hanging="360"/>
      </w:pPr>
      <w:rPr>
        <w:rFonts w:hint="default" w:ascii="Symbol" w:hAnsi="Symbol"/>
      </w:rPr>
    </w:lvl>
    <w:lvl w:ilvl="7" w:tplc="E14227A0">
      <w:start w:val="1"/>
      <w:numFmt w:val="bullet"/>
      <w:lvlText w:val="o"/>
      <w:lvlJc w:val="left"/>
      <w:pPr>
        <w:ind w:left="5760" w:hanging="360"/>
      </w:pPr>
      <w:rPr>
        <w:rFonts w:hint="default" w:ascii="Courier New" w:hAnsi="Courier New"/>
      </w:rPr>
    </w:lvl>
    <w:lvl w:ilvl="8" w:tplc="95A2DA5C">
      <w:start w:val="1"/>
      <w:numFmt w:val="bullet"/>
      <w:lvlText w:val=""/>
      <w:lvlJc w:val="left"/>
      <w:pPr>
        <w:ind w:left="6480" w:hanging="360"/>
      </w:pPr>
      <w:rPr>
        <w:rFonts w:hint="default" w:ascii="Wingdings" w:hAnsi="Wingdings"/>
      </w:rPr>
    </w:lvl>
  </w:abstractNum>
  <w:num w:numId="1" w16cid:durableId="2072997351">
    <w:abstractNumId w:val="1"/>
  </w:num>
  <w:num w:numId="2" w16cid:durableId="39967116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utowsky,Sarah (ECCC)">
    <w15:presenceInfo w15:providerId="AD" w15:userId="S::sarah.gutowsky@ec.gc.ca::3510a9ec-2b95-4e45-a666-2f8b3180fc72"/>
  </w15:person>
  <w15:person w15:author="Calvert,Anna (elle | she, her) (ECCC)">
    <w15:presenceInfo w15:providerId="AD" w15:userId="S::anna.calvert@ec.gc.ca::e5a06064-2460-4bad-b478-9ef91c5cdcfa"/>
  </w15:person>
  <w15:person w15:author="Hedd,April (elle | she, her) (ECCC)">
    <w15:presenceInfo w15:providerId="AD" w15:userId="S::april.hedd@ec.gc.ca::0cdd5032-a992-4ee6-bcd5-e35f83d46a49"/>
  </w15:person>
  <w15:person w15:author="Robertson,Greg (ECCC)">
    <w15:presenceInfo w15:providerId="AD" w15:userId="S::greg.robertson@ec.gc.ca::77596f60-df20-4f58-9c83-65a0168114ed"/>
  </w15:person>
  <w15:person w15:author="Wilhelm,Sabina (elle | she, her) (ECCC)">
    <w15:presenceInfo w15:providerId="AD" w15:userId="S::sabina.wilhelm@ec.gc.ca::d0441aad-4f8e-4c42-b3d7-8437d3a0266b"/>
  </w15:person>
  <w15:person w15:author="Rail,Jean-François (ECCC)">
    <w15:presenceInfo w15:providerId="AD" w15:userId="S::jean-francois.rail@ec.gc.ca::8bfb5a1a-ec9d-46be-b811-3d8d54744d59"/>
  </w15:person>
  <w15:person w15:author="Iles,David (ECCC)">
    <w15:presenceInfo w15:providerId="AD" w15:userId="S::david.iles@ec.gc.ca::72008f15-4095-4710-a240-901fac434eb4"/>
  </w15:person>
  <w15:person w15:author="Iles,David (ECCC) [2]">
    <w15:presenceInfo w15:providerId="AD" w15:userId="S::David.Iles@ec.gc.ca::72008f15-4095-4710-a240-901fac434eb4"/>
  </w15:person>
  <w15:person w15:author="Calvert,Anna (elle, la | she, her) (ECCC)">
    <w15:presenceInfo w15:providerId="AD" w15:userId="S::anna.calvert@ec.gc.ca::e5a06064-2460-4bad-b478-9ef91c5cdcfa"/>
  </w15:person>
  <w15:person w15:author="Calvert,Anna (elle, la | she, her) (ECCC) [2]">
    <w15:presenceInfo w15:providerId="AD" w15:userId="S::Anna.Calvert@ec.gc.ca::e5a06064-2460-4bad-b478-9ef91c5cdc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859"/>
    <w:rsid w:val="00000000"/>
    <w:rsid w:val="000008E5"/>
    <w:rsid w:val="00000D87"/>
    <w:rsid w:val="00002D9B"/>
    <w:rsid w:val="00003A58"/>
    <w:rsid w:val="00005E19"/>
    <w:rsid w:val="00005F63"/>
    <w:rsid w:val="00005F86"/>
    <w:rsid w:val="000060C1"/>
    <w:rsid w:val="000072A4"/>
    <w:rsid w:val="000075AF"/>
    <w:rsid w:val="000107E9"/>
    <w:rsid w:val="00011433"/>
    <w:rsid w:val="00014BF9"/>
    <w:rsid w:val="00014E7F"/>
    <w:rsid w:val="000158A5"/>
    <w:rsid w:val="00017478"/>
    <w:rsid w:val="00017E8D"/>
    <w:rsid w:val="00017F88"/>
    <w:rsid w:val="00020223"/>
    <w:rsid w:val="00021964"/>
    <w:rsid w:val="00023EEB"/>
    <w:rsid w:val="00024BD6"/>
    <w:rsid w:val="00026329"/>
    <w:rsid w:val="000263CC"/>
    <w:rsid w:val="00026425"/>
    <w:rsid w:val="0002655C"/>
    <w:rsid w:val="00026CF7"/>
    <w:rsid w:val="00026F40"/>
    <w:rsid w:val="00030B26"/>
    <w:rsid w:val="00031234"/>
    <w:rsid w:val="000319E4"/>
    <w:rsid w:val="0003223B"/>
    <w:rsid w:val="00032BAC"/>
    <w:rsid w:val="00033057"/>
    <w:rsid w:val="00033308"/>
    <w:rsid w:val="00033795"/>
    <w:rsid w:val="00034FC1"/>
    <w:rsid w:val="00035406"/>
    <w:rsid w:val="00035CE5"/>
    <w:rsid w:val="000366DA"/>
    <w:rsid w:val="00036809"/>
    <w:rsid w:val="00036FBC"/>
    <w:rsid w:val="0003733D"/>
    <w:rsid w:val="00037CF3"/>
    <w:rsid w:val="00037D51"/>
    <w:rsid w:val="0004033B"/>
    <w:rsid w:val="000410D9"/>
    <w:rsid w:val="00042544"/>
    <w:rsid w:val="0004388A"/>
    <w:rsid w:val="00043FC9"/>
    <w:rsid w:val="000441A7"/>
    <w:rsid w:val="00044602"/>
    <w:rsid w:val="00046611"/>
    <w:rsid w:val="000466D7"/>
    <w:rsid w:val="00050860"/>
    <w:rsid w:val="00051F07"/>
    <w:rsid w:val="00052128"/>
    <w:rsid w:val="000521B9"/>
    <w:rsid w:val="000525EB"/>
    <w:rsid w:val="00052DE5"/>
    <w:rsid w:val="00052E2C"/>
    <w:rsid w:val="000537DA"/>
    <w:rsid w:val="000548AA"/>
    <w:rsid w:val="00055E82"/>
    <w:rsid w:val="00056493"/>
    <w:rsid w:val="0005661A"/>
    <w:rsid w:val="000578E5"/>
    <w:rsid w:val="00057B54"/>
    <w:rsid w:val="000600CB"/>
    <w:rsid w:val="000607DD"/>
    <w:rsid w:val="0006090B"/>
    <w:rsid w:val="00061D1D"/>
    <w:rsid w:val="00062470"/>
    <w:rsid w:val="00062D59"/>
    <w:rsid w:val="000648E3"/>
    <w:rsid w:val="00065E0B"/>
    <w:rsid w:val="000660D6"/>
    <w:rsid w:val="0006630D"/>
    <w:rsid w:val="00070253"/>
    <w:rsid w:val="00070BED"/>
    <w:rsid w:val="00072BF1"/>
    <w:rsid w:val="000741DF"/>
    <w:rsid w:val="0007535E"/>
    <w:rsid w:val="00076811"/>
    <w:rsid w:val="00076839"/>
    <w:rsid w:val="00077B3C"/>
    <w:rsid w:val="00077DB4"/>
    <w:rsid w:val="0008000C"/>
    <w:rsid w:val="0008001A"/>
    <w:rsid w:val="00080494"/>
    <w:rsid w:val="000807FF"/>
    <w:rsid w:val="0008152F"/>
    <w:rsid w:val="00082C81"/>
    <w:rsid w:val="00082D65"/>
    <w:rsid w:val="0008409F"/>
    <w:rsid w:val="0008438A"/>
    <w:rsid w:val="000846F3"/>
    <w:rsid w:val="00085321"/>
    <w:rsid w:val="00086218"/>
    <w:rsid w:val="00086DD4"/>
    <w:rsid w:val="00086F6F"/>
    <w:rsid w:val="000879ED"/>
    <w:rsid w:val="00090A8A"/>
    <w:rsid w:val="00090EA8"/>
    <w:rsid w:val="00091C13"/>
    <w:rsid w:val="00091F6F"/>
    <w:rsid w:val="000931BC"/>
    <w:rsid w:val="0009330A"/>
    <w:rsid w:val="00095915"/>
    <w:rsid w:val="000959C8"/>
    <w:rsid w:val="0009620E"/>
    <w:rsid w:val="0009621C"/>
    <w:rsid w:val="00096283"/>
    <w:rsid w:val="0009628C"/>
    <w:rsid w:val="000966F4"/>
    <w:rsid w:val="00096E82"/>
    <w:rsid w:val="0009716D"/>
    <w:rsid w:val="000A04EA"/>
    <w:rsid w:val="000A0661"/>
    <w:rsid w:val="000A0AAD"/>
    <w:rsid w:val="000A0BF5"/>
    <w:rsid w:val="000A2247"/>
    <w:rsid w:val="000A237D"/>
    <w:rsid w:val="000A338B"/>
    <w:rsid w:val="000A3C77"/>
    <w:rsid w:val="000A3EA9"/>
    <w:rsid w:val="000A3EDF"/>
    <w:rsid w:val="000A4108"/>
    <w:rsid w:val="000A4B8F"/>
    <w:rsid w:val="000A504B"/>
    <w:rsid w:val="000A57F0"/>
    <w:rsid w:val="000B023B"/>
    <w:rsid w:val="000B2983"/>
    <w:rsid w:val="000B2E60"/>
    <w:rsid w:val="000B6B82"/>
    <w:rsid w:val="000B780D"/>
    <w:rsid w:val="000B7C04"/>
    <w:rsid w:val="000B7EAE"/>
    <w:rsid w:val="000C03F2"/>
    <w:rsid w:val="000C305A"/>
    <w:rsid w:val="000C394E"/>
    <w:rsid w:val="000C5920"/>
    <w:rsid w:val="000C5A6D"/>
    <w:rsid w:val="000C6472"/>
    <w:rsid w:val="000C6961"/>
    <w:rsid w:val="000C6A7F"/>
    <w:rsid w:val="000C7DF0"/>
    <w:rsid w:val="000D1D45"/>
    <w:rsid w:val="000D1EC2"/>
    <w:rsid w:val="000D2590"/>
    <w:rsid w:val="000D3337"/>
    <w:rsid w:val="000D353A"/>
    <w:rsid w:val="000D429A"/>
    <w:rsid w:val="000D589A"/>
    <w:rsid w:val="000D66E0"/>
    <w:rsid w:val="000D6B35"/>
    <w:rsid w:val="000E0098"/>
    <w:rsid w:val="000E04A7"/>
    <w:rsid w:val="000E10C3"/>
    <w:rsid w:val="000E1638"/>
    <w:rsid w:val="000E2126"/>
    <w:rsid w:val="000E23CB"/>
    <w:rsid w:val="000E2C7C"/>
    <w:rsid w:val="000E3A6B"/>
    <w:rsid w:val="000E3C40"/>
    <w:rsid w:val="000E438F"/>
    <w:rsid w:val="000E4BD8"/>
    <w:rsid w:val="000E5396"/>
    <w:rsid w:val="000E6D96"/>
    <w:rsid w:val="000E7459"/>
    <w:rsid w:val="000F0084"/>
    <w:rsid w:val="000F0BAC"/>
    <w:rsid w:val="000F2B26"/>
    <w:rsid w:val="000F2E63"/>
    <w:rsid w:val="000F3300"/>
    <w:rsid w:val="000F3AF8"/>
    <w:rsid w:val="000F4C00"/>
    <w:rsid w:val="000F6C75"/>
    <w:rsid w:val="000F72FA"/>
    <w:rsid w:val="000F7C65"/>
    <w:rsid w:val="00102F0A"/>
    <w:rsid w:val="0010328D"/>
    <w:rsid w:val="00103B8E"/>
    <w:rsid w:val="00103E3A"/>
    <w:rsid w:val="0010483B"/>
    <w:rsid w:val="001066C8"/>
    <w:rsid w:val="001070C9"/>
    <w:rsid w:val="00111B28"/>
    <w:rsid w:val="00112E54"/>
    <w:rsid w:val="0011358E"/>
    <w:rsid w:val="00115209"/>
    <w:rsid w:val="00115737"/>
    <w:rsid w:val="00115873"/>
    <w:rsid w:val="00116226"/>
    <w:rsid w:val="00116D1A"/>
    <w:rsid w:val="00116DEC"/>
    <w:rsid w:val="0011762B"/>
    <w:rsid w:val="00117F89"/>
    <w:rsid w:val="00120A3F"/>
    <w:rsid w:val="0012148A"/>
    <w:rsid w:val="00122234"/>
    <w:rsid w:val="00122C1D"/>
    <w:rsid w:val="00124B35"/>
    <w:rsid w:val="001253FF"/>
    <w:rsid w:val="00125D79"/>
    <w:rsid w:val="00126FB6"/>
    <w:rsid w:val="00127722"/>
    <w:rsid w:val="0013186D"/>
    <w:rsid w:val="0013207F"/>
    <w:rsid w:val="001327E4"/>
    <w:rsid w:val="001330F8"/>
    <w:rsid w:val="00133C9B"/>
    <w:rsid w:val="0013441B"/>
    <w:rsid w:val="00134448"/>
    <w:rsid w:val="00134A72"/>
    <w:rsid w:val="00134B13"/>
    <w:rsid w:val="00135985"/>
    <w:rsid w:val="00137472"/>
    <w:rsid w:val="00137C50"/>
    <w:rsid w:val="00137E5F"/>
    <w:rsid w:val="00140D79"/>
    <w:rsid w:val="00140E1B"/>
    <w:rsid w:val="00141944"/>
    <w:rsid w:val="00141E6A"/>
    <w:rsid w:val="00143671"/>
    <w:rsid w:val="00144490"/>
    <w:rsid w:val="00144705"/>
    <w:rsid w:val="00144C0C"/>
    <w:rsid w:val="00146677"/>
    <w:rsid w:val="00146BD0"/>
    <w:rsid w:val="00147E0B"/>
    <w:rsid w:val="00151D93"/>
    <w:rsid w:val="00151DE0"/>
    <w:rsid w:val="00152120"/>
    <w:rsid w:val="00152685"/>
    <w:rsid w:val="00152F23"/>
    <w:rsid w:val="00153DA5"/>
    <w:rsid w:val="00156CAF"/>
    <w:rsid w:val="00156DD1"/>
    <w:rsid w:val="00157ED6"/>
    <w:rsid w:val="00161C56"/>
    <w:rsid w:val="00162306"/>
    <w:rsid w:val="00162C79"/>
    <w:rsid w:val="00162E09"/>
    <w:rsid w:val="00163B49"/>
    <w:rsid w:val="00164B9E"/>
    <w:rsid w:val="00164D87"/>
    <w:rsid w:val="00165A67"/>
    <w:rsid w:val="001662CF"/>
    <w:rsid w:val="00167089"/>
    <w:rsid w:val="00167B55"/>
    <w:rsid w:val="00167BAB"/>
    <w:rsid w:val="00168098"/>
    <w:rsid w:val="0017062D"/>
    <w:rsid w:val="00170E28"/>
    <w:rsid w:val="00171AA5"/>
    <w:rsid w:val="0017268B"/>
    <w:rsid w:val="00172E0C"/>
    <w:rsid w:val="00173541"/>
    <w:rsid w:val="00173E4B"/>
    <w:rsid w:val="00174374"/>
    <w:rsid w:val="00174B86"/>
    <w:rsid w:val="001757B1"/>
    <w:rsid w:val="00175971"/>
    <w:rsid w:val="00176C4C"/>
    <w:rsid w:val="00180C50"/>
    <w:rsid w:val="00183168"/>
    <w:rsid w:val="001837ED"/>
    <w:rsid w:val="001847D7"/>
    <w:rsid w:val="00184A76"/>
    <w:rsid w:val="00185231"/>
    <w:rsid w:val="00185437"/>
    <w:rsid w:val="00185DF6"/>
    <w:rsid w:val="001862C9"/>
    <w:rsid w:val="001868F5"/>
    <w:rsid w:val="001873BD"/>
    <w:rsid w:val="00187838"/>
    <w:rsid w:val="00191C5E"/>
    <w:rsid w:val="00191CA6"/>
    <w:rsid w:val="00192615"/>
    <w:rsid w:val="00193009"/>
    <w:rsid w:val="00193362"/>
    <w:rsid w:val="00193378"/>
    <w:rsid w:val="00193769"/>
    <w:rsid w:val="00194CB9"/>
    <w:rsid w:val="00194D54"/>
    <w:rsid w:val="00195444"/>
    <w:rsid w:val="00195E06"/>
    <w:rsid w:val="0019730B"/>
    <w:rsid w:val="00197339"/>
    <w:rsid w:val="0019774B"/>
    <w:rsid w:val="0019780A"/>
    <w:rsid w:val="00197810"/>
    <w:rsid w:val="001A1217"/>
    <w:rsid w:val="001A20A6"/>
    <w:rsid w:val="001A2452"/>
    <w:rsid w:val="001A2D8F"/>
    <w:rsid w:val="001A34BD"/>
    <w:rsid w:val="001A3CCE"/>
    <w:rsid w:val="001A6358"/>
    <w:rsid w:val="001B0958"/>
    <w:rsid w:val="001B0CFA"/>
    <w:rsid w:val="001B0DE5"/>
    <w:rsid w:val="001B1F47"/>
    <w:rsid w:val="001B23F9"/>
    <w:rsid w:val="001B2E22"/>
    <w:rsid w:val="001B60F0"/>
    <w:rsid w:val="001B680F"/>
    <w:rsid w:val="001B7B34"/>
    <w:rsid w:val="001B7DF3"/>
    <w:rsid w:val="001B7FEF"/>
    <w:rsid w:val="001C0C5E"/>
    <w:rsid w:val="001C1519"/>
    <w:rsid w:val="001C2A8D"/>
    <w:rsid w:val="001C2D8B"/>
    <w:rsid w:val="001C3F04"/>
    <w:rsid w:val="001C63E1"/>
    <w:rsid w:val="001C7D80"/>
    <w:rsid w:val="001D04AC"/>
    <w:rsid w:val="001D1863"/>
    <w:rsid w:val="001D243C"/>
    <w:rsid w:val="001D2AE0"/>
    <w:rsid w:val="001D3195"/>
    <w:rsid w:val="001D3C26"/>
    <w:rsid w:val="001D473C"/>
    <w:rsid w:val="001D48C9"/>
    <w:rsid w:val="001D5386"/>
    <w:rsid w:val="001D5F7C"/>
    <w:rsid w:val="001E0170"/>
    <w:rsid w:val="001E01CC"/>
    <w:rsid w:val="001E0CA6"/>
    <w:rsid w:val="001E109F"/>
    <w:rsid w:val="001E15E0"/>
    <w:rsid w:val="001E4C65"/>
    <w:rsid w:val="001E5AC9"/>
    <w:rsid w:val="001E5C0D"/>
    <w:rsid w:val="001E5D0C"/>
    <w:rsid w:val="001E6926"/>
    <w:rsid w:val="001E698E"/>
    <w:rsid w:val="001F04E6"/>
    <w:rsid w:val="001F24F5"/>
    <w:rsid w:val="001F28A2"/>
    <w:rsid w:val="001F3204"/>
    <w:rsid w:val="001F324E"/>
    <w:rsid w:val="001F4705"/>
    <w:rsid w:val="001F4AF8"/>
    <w:rsid w:val="001F4ED8"/>
    <w:rsid w:val="001F572A"/>
    <w:rsid w:val="001F5C05"/>
    <w:rsid w:val="001F5E4A"/>
    <w:rsid w:val="001F5EC8"/>
    <w:rsid w:val="001F7512"/>
    <w:rsid w:val="001F7611"/>
    <w:rsid w:val="00200277"/>
    <w:rsid w:val="002009B7"/>
    <w:rsid w:val="0020331C"/>
    <w:rsid w:val="002036E3"/>
    <w:rsid w:val="0020593B"/>
    <w:rsid w:val="00206E10"/>
    <w:rsid w:val="00207E11"/>
    <w:rsid w:val="00210A1C"/>
    <w:rsid w:val="0021114A"/>
    <w:rsid w:val="00211C36"/>
    <w:rsid w:val="00212833"/>
    <w:rsid w:val="00212EDB"/>
    <w:rsid w:val="00213E73"/>
    <w:rsid w:val="00214521"/>
    <w:rsid w:val="002146E4"/>
    <w:rsid w:val="00215FC0"/>
    <w:rsid w:val="00216028"/>
    <w:rsid w:val="00222488"/>
    <w:rsid w:val="00222F38"/>
    <w:rsid w:val="002239D4"/>
    <w:rsid w:val="00223FD3"/>
    <w:rsid w:val="00224A91"/>
    <w:rsid w:val="002253C2"/>
    <w:rsid w:val="00225B8D"/>
    <w:rsid w:val="00225C0F"/>
    <w:rsid w:val="00225EEE"/>
    <w:rsid w:val="002263D3"/>
    <w:rsid w:val="002278F0"/>
    <w:rsid w:val="00231267"/>
    <w:rsid w:val="00231635"/>
    <w:rsid w:val="00231E49"/>
    <w:rsid w:val="00232360"/>
    <w:rsid w:val="002324AA"/>
    <w:rsid w:val="002336DE"/>
    <w:rsid w:val="00235A51"/>
    <w:rsid w:val="0024001B"/>
    <w:rsid w:val="00240342"/>
    <w:rsid w:val="00242B62"/>
    <w:rsid w:val="00245F14"/>
    <w:rsid w:val="00245F89"/>
    <w:rsid w:val="00246B2F"/>
    <w:rsid w:val="00246DD6"/>
    <w:rsid w:val="0024717B"/>
    <w:rsid w:val="00247EC2"/>
    <w:rsid w:val="00250E9E"/>
    <w:rsid w:val="0025112D"/>
    <w:rsid w:val="002515E2"/>
    <w:rsid w:val="00251C11"/>
    <w:rsid w:val="00252195"/>
    <w:rsid w:val="00252C8A"/>
    <w:rsid w:val="002542C4"/>
    <w:rsid w:val="00254A29"/>
    <w:rsid w:val="00254BDD"/>
    <w:rsid w:val="002561A4"/>
    <w:rsid w:val="00256606"/>
    <w:rsid w:val="00256B01"/>
    <w:rsid w:val="002604E0"/>
    <w:rsid w:val="00260502"/>
    <w:rsid w:val="00260CDB"/>
    <w:rsid w:val="0026111F"/>
    <w:rsid w:val="0026137F"/>
    <w:rsid w:val="00261961"/>
    <w:rsid w:val="00262C02"/>
    <w:rsid w:val="00262FC1"/>
    <w:rsid w:val="0026371A"/>
    <w:rsid w:val="00263DC7"/>
    <w:rsid w:val="00264480"/>
    <w:rsid w:val="0026476A"/>
    <w:rsid w:val="00265047"/>
    <w:rsid w:val="0026570B"/>
    <w:rsid w:val="002657DB"/>
    <w:rsid w:val="0026596A"/>
    <w:rsid w:val="00266020"/>
    <w:rsid w:val="00266CBF"/>
    <w:rsid w:val="00266DF8"/>
    <w:rsid w:val="0027002C"/>
    <w:rsid w:val="002727C8"/>
    <w:rsid w:val="00272BF2"/>
    <w:rsid w:val="00273681"/>
    <w:rsid w:val="00273BB3"/>
    <w:rsid w:val="00273F44"/>
    <w:rsid w:val="00274FBF"/>
    <w:rsid w:val="00275220"/>
    <w:rsid w:val="00275622"/>
    <w:rsid w:val="0028048E"/>
    <w:rsid w:val="00280A1B"/>
    <w:rsid w:val="00280ABF"/>
    <w:rsid w:val="00280CEF"/>
    <w:rsid w:val="002810F5"/>
    <w:rsid w:val="00281211"/>
    <w:rsid w:val="0028485E"/>
    <w:rsid w:val="00284A66"/>
    <w:rsid w:val="002860D7"/>
    <w:rsid w:val="002873ED"/>
    <w:rsid w:val="00287D0A"/>
    <w:rsid w:val="00290699"/>
    <w:rsid w:val="00290B34"/>
    <w:rsid w:val="00291091"/>
    <w:rsid w:val="002919EA"/>
    <w:rsid w:val="00291E5F"/>
    <w:rsid w:val="00293603"/>
    <w:rsid w:val="002936DE"/>
    <w:rsid w:val="00293827"/>
    <w:rsid w:val="00293D03"/>
    <w:rsid w:val="0029406A"/>
    <w:rsid w:val="0029482B"/>
    <w:rsid w:val="002A056A"/>
    <w:rsid w:val="002A163C"/>
    <w:rsid w:val="002A1C5F"/>
    <w:rsid w:val="002A21C5"/>
    <w:rsid w:val="002A22E4"/>
    <w:rsid w:val="002A255A"/>
    <w:rsid w:val="002A57A3"/>
    <w:rsid w:val="002A63E4"/>
    <w:rsid w:val="002B0B01"/>
    <w:rsid w:val="002B16EC"/>
    <w:rsid w:val="002B1AF2"/>
    <w:rsid w:val="002B24EE"/>
    <w:rsid w:val="002B2860"/>
    <w:rsid w:val="002B30F8"/>
    <w:rsid w:val="002B38EA"/>
    <w:rsid w:val="002B463F"/>
    <w:rsid w:val="002B69D1"/>
    <w:rsid w:val="002B7A4F"/>
    <w:rsid w:val="002B7E2C"/>
    <w:rsid w:val="002C0472"/>
    <w:rsid w:val="002C19E3"/>
    <w:rsid w:val="002C1B87"/>
    <w:rsid w:val="002C24EA"/>
    <w:rsid w:val="002C2CAC"/>
    <w:rsid w:val="002C2E3F"/>
    <w:rsid w:val="002C322F"/>
    <w:rsid w:val="002C3362"/>
    <w:rsid w:val="002C4105"/>
    <w:rsid w:val="002C4ACD"/>
    <w:rsid w:val="002C5E21"/>
    <w:rsid w:val="002C60F6"/>
    <w:rsid w:val="002C70EB"/>
    <w:rsid w:val="002C73D1"/>
    <w:rsid w:val="002C7F39"/>
    <w:rsid w:val="002D1836"/>
    <w:rsid w:val="002D197A"/>
    <w:rsid w:val="002D1E13"/>
    <w:rsid w:val="002D2C71"/>
    <w:rsid w:val="002D5031"/>
    <w:rsid w:val="002D594E"/>
    <w:rsid w:val="002D5C2B"/>
    <w:rsid w:val="002D5E4E"/>
    <w:rsid w:val="002D6983"/>
    <w:rsid w:val="002D7983"/>
    <w:rsid w:val="002D8FB6"/>
    <w:rsid w:val="002E0AD5"/>
    <w:rsid w:val="002E0BA4"/>
    <w:rsid w:val="002E0C51"/>
    <w:rsid w:val="002E1DAA"/>
    <w:rsid w:val="002E2194"/>
    <w:rsid w:val="002E381C"/>
    <w:rsid w:val="002E3F1F"/>
    <w:rsid w:val="002E5487"/>
    <w:rsid w:val="002E5564"/>
    <w:rsid w:val="002F0264"/>
    <w:rsid w:val="002F0B49"/>
    <w:rsid w:val="002F454A"/>
    <w:rsid w:val="002F5173"/>
    <w:rsid w:val="002F6713"/>
    <w:rsid w:val="002F6E04"/>
    <w:rsid w:val="00300EA3"/>
    <w:rsid w:val="00301595"/>
    <w:rsid w:val="003015CC"/>
    <w:rsid w:val="0030292C"/>
    <w:rsid w:val="00302B29"/>
    <w:rsid w:val="0030356B"/>
    <w:rsid w:val="00305368"/>
    <w:rsid w:val="00305AAB"/>
    <w:rsid w:val="0030670C"/>
    <w:rsid w:val="00306ED4"/>
    <w:rsid w:val="00307581"/>
    <w:rsid w:val="00307635"/>
    <w:rsid w:val="00307DE6"/>
    <w:rsid w:val="00310890"/>
    <w:rsid w:val="003109D3"/>
    <w:rsid w:val="00311DCB"/>
    <w:rsid w:val="0031229B"/>
    <w:rsid w:val="0031256F"/>
    <w:rsid w:val="00313AA4"/>
    <w:rsid w:val="00313E53"/>
    <w:rsid w:val="00314208"/>
    <w:rsid w:val="0031549F"/>
    <w:rsid w:val="003160E5"/>
    <w:rsid w:val="0032082B"/>
    <w:rsid w:val="00320955"/>
    <w:rsid w:val="00322C7B"/>
    <w:rsid w:val="0032340B"/>
    <w:rsid w:val="00323881"/>
    <w:rsid w:val="0032440A"/>
    <w:rsid w:val="003250FE"/>
    <w:rsid w:val="0032634E"/>
    <w:rsid w:val="00327C21"/>
    <w:rsid w:val="003300DC"/>
    <w:rsid w:val="0033021B"/>
    <w:rsid w:val="00331981"/>
    <w:rsid w:val="00331EE3"/>
    <w:rsid w:val="003328C6"/>
    <w:rsid w:val="0033394D"/>
    <w:rsid w:val="003339B9"/>
    <w:rsid w:val="00334913"/>
    <w:rsid w:val="00334F13"/>
    <w:rsid w:val="00335B53"/>
    <w:rsid w:val="003368AD"/>
    <w:rsid w:val="00337B63"/>
    <w:rsid w:val="00337EC2"/>
    <w:rsid w:val="00337F9E"/>
    <w:rsid w:val="00340BEC"/>
    <w:rsid w:val="00340E54"/>
    <w:rsid w:val="00341870"/>
    <w:rsid w:val="00342358"/>
    <w:rsid w:val="00342D89"/>
    <w:rsid w:val="003435A2"/>
    <w:rsid w:val="00344148"/>
    <w:rsid w:val="00344483"/>
    <w:rsid w:val="0034537D"/>
    <w:rsid w:val="003474B3"/>
    <w:rsid w:val="00351C33"/>
    <w:rsid w:val="00352E9C"/>
    <w:rsid w:val="00353DCC"/>
    <w:rsid w:val="003543A3"/>
    <w:rsid w:val="003546C3"/>
    <w:rsid w:val="00355DDB"/>
    <w:rsid w:val="003564E1"/>
    <w:rsid w:val="00356E02"/>
    <w:rsid w:val="00357617"/>
    <w:rsid w:val="00357C7C"/>
    <w:rsid w:val="003600E8"/>
    <w:rsid w:val="003610FA"/>
    <w:rsid w:val="0036128D"/>
    <w:rsid w:val="00361411"/>
    <w:rsid w:val="003616AA"/>
    <w:rsid w:val="00361C5E"/>
    <w:rsid w:val="00361E68"/>
    <w:rsid w:val="0036458A"/>
    <w:rsid w:val="00365545"/>
    <w:rsid w:val="00365A33"/>
    <w:rsid w:val="00367592"/>
    <w:rsid w:val="00370BC9"/>
    <w:rsid w:val="00371C97"/>
    <w:rsid w:val="0037231E"/>
    <w:rsid w:val="003728F1"/>
    <w:rsid w:val="00372EAD"/>
    <w:rsid w:val="003736C0"/>
    <w:rsid w:val="0037566D"/>
    <w:rsid w:val="00380964"/>
    <w:rsid w:val="00380D6B"/>
    <w:rsid w:val="00381EB5"/>
    <w:rsid w:val="00382646"/>
    <w:rsid w:val="0038336D"/>
    <w:rsid w:val="003845C4"/>
    <w:rsid w:val="00385D34"/>
    <w:rsid w:val="0038666D"/>
    <w:rsid w:val="0038671B"/>
    <w:rsid w:val="00387B18"/>
    <w:rsid w:val="00391A77"/>
    <w:rsid w:val="00394039"/>
    <w:rsid w:val="0039433F"/>
    <w:rsid w:val="00394DF2"/>
    <w:rsid w:val="003958F6"/>
    <w:rsid w:val="0039633E"/>
    <w:rsid w:val="003968FA"/>
    <w:rsid w:val="0039764F"/>
    <w:rsid w:val="0039769F"/>
    <w:rsid w:val="00397883"/>
    <w:rsid w:val="00397B02"/>
    <w:rsid w:val="003A1C44"/>
    <w:rsid w:val="003A1D82"/>
    <w:rsid w:val="003A2999"/>
    <w:rsid w:val="003A2A4F"/>
    <w:rsid w:val="003A2C07"/>
    <w:rsid w:val="003A3500"/>
    <w:rsid w:val="003A4CA9"/>
    <w:rsid w:val="003A534F"/>
    <w:rsid w:val="003A60FD"/>
    <w:rsid w:val="003A613A"/>
    <w:rsid w:val="003A6320"/>
    <w:rsid w:val="003A642C"/>
    <w:rsid w:val="003A68EC"/>
    <w:rsid w:val="003A7927"/>
    <w:rsid w:val="003B1B06"/>
    <w:rsid w:val="003B3303"/>
    <w:rsid w:val="003B34EB"/>
    <w:rsid w:val="003B39DC"/>
    <w:rsid w:val="003B40B6"/>
    <w:rsid w:val="003B46CE"/>
    <w:rsid w:val="003B4E3E"/>
    <w:rsid w:val="003B5681"/>
    <w:rsid w:val="003B6166"/>
    <w:rsid w:val="003B6370"/>
    <w:rsid w:val="003B692F"/>
    <w:rsid w:val="003B74F2"/>
    <w:rsid w:val="003B7DF1"/>
    <w:rsid w:val="003C00A6"/>
    <w:rsid w:val="003C0F5F"/>
    <w:rsid w:val="003C1843"/>
    <w:rsid w:val="003C3BAC"/>
    <w:rsid w:val="003C4C7C"/>
    <w:rsid w:val="003C5243"/>
    <w:rsid w:val="003C5D64"/>
    <w:rsid w:val="003C6425"/>
    <w:rsid w:val="003C7432"/>
    <w:rsid w:val="003C961F"/>
    <w:rsid w:val="003D0BEB"/>
    <w:rsid w:val="003D1111"/>
    <w:rsid w:val="003D249A"/>
    <w:rsid w:val="003D4D80"/>
    <w:rsid w:val="003D5427"/>
    <w:rsid w:val="003D600D"/>
    <w:rsid w:val="003D64E7"/>
    <w:rsid w:val="003D72CF"/>
    <w:rsid w:val="003E0555"/>
    <w:rsid w:val="003E0A00"/>
    <w:rsid w:val="003E3687"/>
    <w:rsid w:val="003E46EC"/>
    <w:rsid w:val="003E4995"/>
    <w:rsid w:val="003E4D47"/>
    <w:rsid w:val="003E59F7"/>
    <w:rsid w:val="003E5A10"/>
    <w:rsid w:val="003E5DC9"/>
    <w:rsid w:val="003E61A0"/>
    <w:rsid w:val="003E679E"/>
    <w:rsid w:val="003E67F3"/>
    <w:rsid w:val="003E6DA6"/>
    <w:rsid w:val="003F0578"/>
    <w:rsid w:val="003F0B18"/>
    <w:rsid w:val="003F0B3D"/>
    <w:rsid w:val="003F1AEA"/>
    <w:rsid w:val="003F1D90"/>
    <w:rsid w:val="003F23E7"/>
    <w:rsid w:val="003F4DB9"/>
    <w:rsid w:val="003F562A"/>
    <w:rsid w:val="003F61C4"/>
    <w:rsid w:val="003F7D31"/>
    <w:rsid w:val="004017C2"/>
    <w:rsid w:val="00402B99"/>
    <w:rsid w:val="00402D5E"/>
    <w:rsid w:val="00402D99"/>
    <w:rsid w:val="00404763"/>
    <w:rsid w:val="004047B3"/>
    <w:rsid w:val="00404902"/>
    <w:rsid w:val="00405469"/>
    <w:rsid w:val="004055BE"/>
    <w:rsid w:val="004059E7"/>
    <w:rsid w:val="004062B3"/>
    <w:rsid w:val="00406407"/>
    <w:rsid w:val="00407368"/>
    <w:rsid w:val="004102AF"/>
    <w:rsid w:val="00411254"/>
    <w:rsid w:val="00411CAB"/>
    <w:rsid w:val="004121B0"/>
    <w:rsid w:val="00412BE8"/>
    <w:rsid w:val="00412D88"/>
    <w:rsid w:val="00412DCD"/>
    <w:rsid w:val="0041353E"/>
    <w:rsid w:val="00413F1D"/>
    <w:rsid w:val="004161F2"/>
    <w:rsid w:val="00416A9F"/>
    <w:rsid w:val="004178D3"/>
    <w:rsid w:val="004202C6"/>
    <w:rsid w:val="0042061D"/>
    <w:rsid w:val="00420BD5"/>
    <w:rsid w:val="004215C4"/>
    <w:rsid w:val="00421A52"/>
    <w:rsid w:val="00422A82"/>
    <w:rsid w:val="00423204"/>
    <w:rsid w:val="004244DF"/>
    <w:rsid w:val="00424844"/>
    <w:rsid w:val="00424A92"/>
    <w:rsid w:val="00425B67"/>
    <w:rsid w:val="00425C66"/>
    <w:rsid w:val="0042627A"/>
    <w:rsid w:val="00426B50"/>
    <w:rsid w:val="00430CE8"/>
    <w:rsid w:val="00430CF8"/>
    <w:rsid w:val="00431263"/>
    <w:rsid w:val="004325AD"/>
    <w:rsid w:val="00433EEB"/>
    <w:rsid w:val="00434E02"/>
    <w:rsid w:val="00435270"/>
    <w:rsid w:val="004353A6"/>
    <w:rsid w:val="00435E81"/>
    <w:rsid w:val="004372F2"/>
    <w:rsid w:val="004378E0"/>
    <w:rsid w:val="00437BEE"/>
    <w:rsid w:val="00440382"/>
    <w:rsid w:val="0044184D"/>
    <w:rsid w:val="00441CDA"/>
    <w:rsid w:val="00441EE2"/>
    <w:rsid w:val="004428FE"/>
    <w:rsid w:val="0044361B"/>
    <w:rsid w:val="00444163"/>
    <w:rsid w:val="0044456D"/>
    <w:rsid w:val="00445202"/>
    <w:rsid w:val="00446006"/>
    <w:rsid w:val="00446DEB"/>
    <w:rsid w:val="004501CD"/>
    <w:rsid w:val="0045078A"/>
    <w:rsid w:val="00451A43"/>
    <w:rsid w:val="004524DE"/>
    <w:rsid w:val="00452D56"/>
    <w:rsid w:val="00453219"/>
    <w:rsid w:val="00453623"/>
    <w:rsid w:val="00455586"/>
    <w:rsid w:val="004569BD"/>
    <w:rsid w:val="00456D4D"/>
    <w:rsid w:val="004600F5"/>
    <w:rsid w:val="004605C5"/>
    <w:rsid w:val="004607AD"/>
    <w:rsid w:val="0046125B"/>
    <w:rsid w:val="004627FE"/>
    <w:rsid w:val="00465F71"/>
    <w:rsid w:val="004661C2"/>
    <w:rsid w:val="00466434"/>
    <w:rsid w:val="004677EB"/>
    <w:rsid w:val="00467EBF"/>
    <w:rsid w:val="004702C3"/>
    <w:rsid w:val="00471CB6"/>
    <w:rsid w:val="00472295"/>
    <w:rsid w:val="0047373C"/>
    <w:rsid w:val="00474354"/>
    <w:rsid w:val="00474455"/>
    <w:rsid w:val="00474B6B"/>
    <w:rsid w:val="004758F6"/>
    <w:rsid w:val="00475F5A"/>
    <w:rsid w:val="00477446"/>
    <w:rsid w:val="00480CCD"/>
    <w:rsid w:val="00480CF6"/>
    <w:rsid w:val="0048118C"/>
    <w:rsid w:val="00482012"/>
    <w:rsid w:val="00482911"/>
    <w:rsid w:val="00482BA7"/>
    <w:rsid w:val="004844B2"/>
    <w:rsid w:val="004845DA"/>
    <w:rsid w:val="00484B71"/>
    <w:rsid w:val="00486A84"/>
    <w:rsid w:val="00486C55"/>
    <w:rsid w:val="004879DA"/>
    <w:rsid w:val="00487FB8"/>
    <w:rsid w:val="0048BE78"/>
    <w:rsid w:val="0049002B"/>
    <w:rsid w:val="0049018C"/>
    <w:rsid w:val="00491E91"/>
    <w:rsid w:val="004921CF"/>
    <w:rsid w:val="004931CE"/>
    <w:rsid w:val="004938E5"/>
    <w:rsid w:val="004946AE"/>
    <w:rsid w:val="00495F51"/>
    <w:rsid w:val="00496C9F"/>
    <w:rsid w:val="004A06F2"/>
    <w:rsid w:val="004A0C3C"/>
    <w:rsid w:val="004A1241"/>
    <w:rsid w:val="004A16FA"/>
    <w:rsid w:val="004A48DA"/>
    <w:rsid w:val="004A5B68"/>
    <w:rsid w:val="004A6E3E"/>
    <w:rsid w:val="004A7304"/>
    <w:rsid w:val="004A7D89"/>
    <w:rsid w:val="004B0191"/>
    <w:rsid w:val="004B201A"/>
    <w:rsid w:val="004B203A"/>
    <w:rsid w:val="004B2640"/>
    <w:rsid w:val="004B2CFC"/>
    <w:rsid w:val="004B4045"/>
    <w:rsid w:val="004B4099"/>
    <w:rsid w:val="004B43EC"/>
    <w:rsid w:val="004B64F1"/>
    <w:rsid w:val="004C0AB1"/>
    <w:rsid w:val="004C324A"/>
    <w:rsid w:val="004C367C"/>
    <w:rsid w:val="004C5C84"/>
    <w:rsid w:val="004C5D55"/>
    <w:rsid w:val="004C5E06"/>
    <w:rsid w:val="004C5E3F"/>
    <w:rsid w:val="004C6453"/>
    <w:rsid w:val="004C65D5"/>
    <w:rsid w:val="004C6DE3"/>
    <w:rsid w:val="004D062B"/>
    <w:rsid w:val="004D0CB3"/>
    <w:rsid w:val="004D1BF6"/>
    <w:rsid w:val="004D25E9"/>
    <w:rsid w:val="004D3C95"/>
    <w:rsid w:val="004D4128"/>
    <w:rsid w:val="004D4EB5"/>
    <w:rsid w:val="004D567B"/>
    <w:rsid w:val="004D6187"/>
    <w:rsid w:val="004D6AA1"/>
    <w:rsid w:val="004D6D89"/>
    <w:rsid w:val="004D6EFE"/>
    <w:rsid w:val="004DF665"/>
    <w:rsid w:val="004E144B"/>
    <w:rsid w:val="004E2640"/>
    <w:rsid w:val="004E28E2"/>
    <w:rsid w:val="004E4196"/>
    <w:rsid w:val="004E4222"/>
    <w:rsid w:val="004E4CED"/>
    <w:rsid w:val="004E68F9"/>
    <w:rsid w:val="004E7681"/>
    <w:rsid w:val="004E7DB6"/>
    <w:rsid w:val="004F2281"/>
    <w:rsid w:val="004F2B46"/>
    <w:rsid w:val="004F2FF2"/>
    <w:rsid w:val="004F34BC"/>
    <w:rsid w:val="004F378B"/>
    <w:rsid w:val="004F4E53"/>
    <w:rsid w:val="004F657A"/>
    <w:rsid w:val="004F6711"/>
    <w:rsid w:val="004F6E27"/>
    <w:rsid w:val="004F71B8"/>
    <w:rsid w:val="004F77EF"/>
    <w:rsid w:val="0050045A"/>
    <w:rsid w:val="005010A6"/>
    <w:rsid w:val="00501616"/>
    <w:rsid w:val="00501BC2"/>
    <w:rsid w:val="00502C64"/>
    <w:rsid w:val="005037CB"/>
    <w:rsid w:val="00503F1B"/>
    <w:rsid w:val="00505830"/>
    <w:rsid w:val="0050618B"/>
    <w:rsid w:val="0050697F"/>
    <w:rsid w:val="00506C8E"/>
    <w:rsid w:val="00507236"/>
    <w:rsid w:val="00507663"/>
    <w:rsid w:val="00507E0C"/>
    <w:rsid w:val="00510ED9"/>
    <w:rsid w:val="00512AF8"/>
    <w:rsid w:val="00512E26"/>
    <w:rsid w:val="00513C1B"/>
    <w:rsid w:val="00513F55"/>
    <w:rsid w:val="00514BFA"/>
    <w:rsid w:val="00516852"/>
    <w:rsid w:val="005175D9"/>
    <w:rsid w:val="00521134"/>
    <w:rsid w:val="005217D9"/>
    <w:rsid w:val="00522542"/>
    <w:rsid w:val="00522BB1"/>
    <w:rsid w:val="0052348F"/>
    <w:rsid w:val="0052479C"/>
    <w:rsid w:val="00524E1D"/>
    <w:rsid w:val="00525A03"/>
    <w:rsid w:val="00525FE0"/>
    <w:rsid w:val="00526078"/>
    <w:rsid w:val="00526504"/>
    <w:rsid w:val="00526F44"/>
    <w:rsid w:val="00527A0B"/>
    <w:rsid w:val="005303AB"/>
    <w:rsid w:val="00530F2A"/>
    <w:rsid w:val="005313F8"/>
    <w:rsid w:val="0053157A"/>
    <w:rsid w:val="00531689"/>
    <w:rsid w:val="00531ACC"/>
    <w:rsid w:val="00532591"/>
    <w:rsid w:val="00534856"/>
    <w:rsid w:val="0053515C"/>
    <w:rsid w:val="0053524F"/>
    <w:rsid w:val="0053763A"/>
    <w:rsid w:val="00537C72"/>
    <w:rsid w:val="00537FA3"/>
    <w:rsid w:val="00540CD3"/>
    <w:rsid w:val="00541075"/>
    <w:rsid w:val="00541557"/>
    <w:rsid w:val="0054174D"/>
    <w:rsid w:val="005428C4"/>
    <w:rsid w:val="005428E1"/>
    <w:rsid w:val="005431AC"/>
    <w:rsid w:val="00544210"/>
    <w:rsid w:val="00544C29"/>
    <w:rsid w:val="00544CC7"/>
    <w:rsid w:val="00547332"/>
    <w:rsid w:val="00550FAC"/>
    <w:rsid w:val="00551558"/>
    <w:rsid w:val="00551B49"/>
    <w:rsid w:val="00551D69"/>
    <w:rsid w:val="0055259A"/>
    <w:rsid w:val="005526A3"/>
    <w:rsid w:val="0055277C"/>
    <w:rsid w:val="005532F4"/>
    <w:rsid w:val="0055386E"/>
    <w:rsid w:val="0055604F"/>
    <w:rsid w:val="005563DA"/>
    <w:rsid w:val="00556DAA"/>
    <w:rsid w:val="0055707D"/>
    <w:rsid w:val="00560474"/>
    <w:rsid w:val="00560D0D"/>
    <w:rsid w:val="005619F6"/>
    <w:rsid w:val="0056202B"/>
    <w:rsid w:val="0056237D"/>
    <w:rsid w:val="005653B8"/>
    <w:rsid w:val="005655BE"/>
    <w:rsid w:val="00565AE8"/>
    <w:rsid w:val="005672EF"/>
    <w:rsid w:val="005674B2"/>
    <w:rsid w:val="005676E6"/>
    <w:rsid w:val="005706DA"/>
    <w:rsid w:val="00570A83"/>
    <w:rsid w:val="00571680"/>
    <w:rsid w:val="005728BC"/>
    <w:rsid w:val="00573139"/>
    <w:rsid w:val="00573E56"/>
    <w:rsid w:val="00574ACF"/>
    <w:rsid w:val="005750D3"/>
    <w:rsid w:val="00575D5E"/>
    <w:rsid w:val="005762D5"/>
    <w:rsid w:val="005775BD"/>
    <w:rsid w:val="00580056"/>
    <w:rsid w:val="00583AF5"/>
    <w:rsid w:val="00586348"/>
    <w:rsid w:val="00587A82"/>
    <w:rsid w:val="00587F96"/>
    <w:rsid w:val="00590770"/>
    <w:rsid w:val="00590CD7"/>
    <w:rsid w:val="0059155C"/>
    <w:rsid w:val="00591E35"/>
    <w:rsid w:val="00592146"/>
    <w:rsid w:val="00592196"/>
    <w:rsid w:val="005952D2"/>
    <w:rsid w:val="00595595"/>
    <w:rsid w:val="005971C4"/>
    <w:rsid w:val="00597D24"/>
    <w:rsid w:val="005A044C"/>
    <w:rsid w:val="005A08C8"/>
    <w:rsid w:val="005A1E64"/>
    <w:rsid w:val="005A22DD"/>
    <w:rsid w:val="005A2714"/>
    <w:rsid w:val="005A2BCF"/>
    <w:rsid w:val="005A4036"/>
    <w:rsid w:val="005A4499"/>
    <w:rsid w:val="005A4955"/>
    <w:rsid w:val="005A4E92"/>
    <w:rsid w:val="005A5C49"/>
    <w:rsid w:val="005A76F4"/>
    <w:rsid w:val="005A7B10"/>
    <w:rsid w:val="005A7ED7"/>
    <w:rsid w:val="005B26BC"/>
    <w:rsid w:val="005B3068"/>
    <w:rsid w:val="005B35B6"/>
    <w:rsid w:val="005B5CEB"/>
    <w:rsid w:val="005B73A3"/>
    <w:rsid w:val="005B76FC"/>
    <w:rsid w:val="005B7A67"/>
    <w:rsid w:val="005B7C17"/>
    <w:rsid w:val="005C06A4"/>
    <w:rsid w:val="005C1ED0"/>
    <w:rsid w:val="005C2279"/>
    <w:rsid w:val="005C36C2"/>
    <w:rsid w:val="005C46F0"/>
    <w:rsid w:val="005C4D03"/>
    <w:rsid w:val="005C52DE"/>
    <w:rsid w:val="005C6831"/>
    <w:rsid w:val="005C6C13"/>
    <w:rsid w:val="005C73B7"/>
    <w:rsid w:val="005C783A"/>
    <w:rsid w:val="005D0B33"/>
    <w:rsid w:val="005D2462"/>
    <w:rsid w:val="005D290A"/>
    <w:rsid w:val="005D3FD7"/>
    <w:rsid w:val="005D41F4"/>
    <w:rsid w:val="005D429E"/>
    <w:rsid w:val="005D5575"/>
    <w:rsid w:val="005D6435"/>
    <w:rsid w:val="005D6E36"/>
    <w:rsid w:val="005D73A3"/>
    <w:rsid w:val="005E0BE7"/>
    <w:rsid w:val="005E193B"/>
    <w:rsid w:val="005E1B28"/>
    <w:rsid w:val="005E3CC2"/>
    <w:rsid w:val="005E3FCF"/>
    <w:rsid w:val="005E47A5"/>
    <w:rsid w:val="005E4CB7"/>
    <w:rsid w:val="005E549C"/>
    <w:rsid w:val="005E6FA0"/>
    <w:rsid w:val="005E7554"/>
    <w:rsid w:val="005E7F1B"/>
    <w:rsid w:val="005F14D3"/>
    <w:rsid w:val="005F1DA8"/>
    <w:rsid w:val="005F1DAF"/>
    <w:rsid w:val="005F1E66"/>
    <w:rsid w:val="005F2225"/>
    <w:rsid w:val="005F2721"/>
    <w:rsid w:val="005F31B8"/>
    <w:rsid w:val="005F46B7"/>
    <w:rsid w:val="005F4843"/>
    <w:rsid w:val="005F4947"/>
    <w:rsid w:val="005F4E29"/>
    <w:rsid w:val="005F621A"/>
    <w:rsid w:val="005F6A84"/>
    <w:rsid w:val="005F6D3E"/>
    <w:rsid w:val="005F77EA"/>
    <w:rsid w:val="005F7E1F"/>
    <w:rsid w:val="00600A06"/>
    <w:rsid w:val="00600E87"/>
    <w:rsid w:val="00601EE2"/>
    <w:rsid w:val="006030F6"/>
    <w:rsid w:val="006032EC"/>
    <w:rsid w:val="0060361D"/>
    <w:rsid w:val="006039E0"/>
    <w:rsid w:val="00603CDC"/>
    <w:rsid w:val="00604621"/>
    <w:rsid w:val="00606452"/>
    <w:rsid w:val="00606B42"/>
    <w:rsid w:val="00606C72"/>
    <w:rsid w:val="00607440"/>
    <w:rsid w:val="006101C4"/>
    <w:rsid w:val="00611547"/>
    <w:rsid w:val="006118BF"/>
    <w:rsid w:val="00611E64"/>
    <w:rsid w:val="00612450"/>
    <w:rsid w:val="006136C0"/>
    <w:rsid w:val="00614BEF"/>
    <w:rsid w:val="00614C0C"/>
    <w:rsid w:val="00615A34"/>
    <w:rsid w:val="00615A6B"/>
    <w:rsid w:val="006166AA"/>
    <w:rsid w:val="00616D84"/>
    <w:rsid w:val="006171FC"/>
    <w:rsid w:val="00617779"/>
    <w:rsid w:val="00617BE4"/>
    <w:rsid w:val="006206F8"/>
    <w:rsid w:val="00621013"/>
    <w:rsid w:val="006226B8"/>
    <w:rsid w:val="00623475"/>
    <w:rsid w:val="0062360E"/>
    <w:rsid w:val="00624034"/>
    <w:rsid w:val="006243C1"/>
    <w:rsid w:val="0062485E"/>
    <w:rsid w:val="0062505F"/>
    <w:rsid w:val="006254DC"/>
    <w:rsid w:val="00631214"/>
    <w:rsid w:val="006317FB"/>
    <w:rsid w:val="00631C5E"/>
    <w:rsid w:val="006347ED"/>
    <w:rsid w:val="0063534E"/>
    <w:rsid w:val="00635937"/>
    <w:rsid w:val="006360B8"/>
    <w:rsid w:val="00636A78"/>
    <w:rsid w:val="00636C70"/>
    <w:rsid w:val="00636EBA"/>
    <w:rsid w:val="0063785A"/>
    <w:rsid w:val="0064197E"/>
    <w:rsid w:val="00641A87"/>
    <w:rsid w:val="00641FE0"/>
    <w:rsid w:val="006420F3"/>
    <w:rsid w:val="0064239F"/>
    <w:rsid w:val="00643036"/>
    <w:rsid w:val="006445E4"/>
    <w:rsid w:val="0064493B"/>
    <w:rsid w:val="00645B8D"/>
    <w:rsid w:val="00647052"/>
    <w:rsid w:val="006474FB"/>
    <w:rsid w:val="00650C32"/>
    <w:rsid w:val="00650F39"/>
    <w:rsid w:val="00651830"/>
    <w:rsid w:val="00651E1A"/>
    <w:rsid w:val="00651F90"/>
    <w:rsid w:val="00653273"/>
    <w:rsid w:val="0065673A"/>
    <w:rsid w:val="00656A0F"/>
    <w:rsid w:val="00657117"/>
    <w:rsid w:val="00657631"/>
    <w:rsid w:val="0065793E"/>
    <w:rsid w:val="006605BE"/>
    <w:rsid w:val="00660A81"/>
    <w:rsid w:val="00660E58"/>
    <w:rsid w:val="00661DE8"/>
    <w:rsid w:val="00661F71"/>
    <w:rsid w:val="00662639"/>
    <w:rsid w:val="006631B8"/>
    <w:rsid w:val="00663D12"/>
    <w:rsid w:val="0066561A"/>
    <w:rsid w:val="0066568C"/>
    <w:rsid w:val="00665860"/>
    <w:rsid w:val="00665C8D"/>
    <w:rsid w:val="00665DBB"/>
    <w:rsid w:val="006676F6"/>
    <w:rsid w:val="00667BA1"/>
    <w:rsid w:val="00670A88"/>
    <w:rsid w:val="00670B9F"/>
    <w:rsid w:val="00672298"/>
    <w:rsid w:val="00672529"/>
    <w:rsid w:val="006726E9"/>
    <w:rsid w:val="00672A1D"/>
    <w:rsid w:val="0067321E"/>
    <w:rsid w:val="006732FE"/>
    <w:rsid w:val="00673437"/>
    <w:rsid w:val="00675D13"/>
    <w:rsid w:val="00677162"/>
    <w:rsid w:val="006776D6"/>
    <w:rsid w:val="006806E2"/>
    <w:rsid w:val="0068116F"/>
    <w:rsid w:val="00681378"/>
    <w:rsid w:val="00681620"/>
    <w:rsid w:val="00682054"/>
    <w:rsid w:val="00682312"/>
    <w:rsid w:val="00683434"/>
    <w:rsid w:val="006837D7"/>
    <w:rsid w:val="0068421C"/>
    <w:rsid w:val="00686ED6"/>
    <w:rsid w:val="00687D0A"/>
    <w:rsid w:val="00691945"/>
    <w:rsid w:val="00692BE6"/>
    <w:rsid w:val="00692F18"/>
    <w:rsid w:val="00692F9C"/>
    <w:rsid w:val="00693E63"/>
    <w:rsid w:val="00694078"/>
    <w:rsid w:val="00694542"/>
    <w:rsid w:val="006956AD"/>
    <w:rsid w:val="0069575F"/>
    <w:rsid w:val="00695CBA"/>
    <w:rsid w:val="00696195"/>
    <w:rsid w:val="006971A8"/>
    <w:rsid w:val="00697A27"/>
    <w:rsid w:val="006A00A5"/>
    <w:rsid w:val="006A037B"/>
    <w:rsid w:val="006A0E18"/>
    <w:rsid w:val="006A1952"/>
    <w:rsid w:val="006A2C6D"/>
    <w:rsid w:val="006A3069"/>
    <w:rsid w:val="006A3362"/>
    <w:rsid w:val="006A3E52"/>
    <w:rsid w:val="006A5A46"/>
    <w:rsid w:val="006A649D"/>
    <w:rsid w:val="006B046C"/>
    <w:rsid w:val="006B24CD"/>
    <w:rsid w:val="006B3535"/>
    <w:rsid w:val="006B46E3"/>
    <w:rsid w:val="006B6A7F"/>
    <w:rsid w:val="006B7AE6"/>
    <w:rsid w:val="006B7DB6"/>
    <w:rsid w:val="006C07AC"/>
    <w:rsid w:val="006C117E"/>
    <w:rsid w:val="006C12E1"/>
    <w:rsid w:val="006C1317"/>
    <w:rsid w:val="006C1B4D"/>
    <w:rsid w:val="006C2DFC"/>
    <w:rsid w:val="006C4E2B"/>
    <w:rsid w:val="006C54A7"/>
    <w:rsid w:val="006C63E5"/>
    <w:rsid w:val="006C70D7"/>
    <w:rsid w:val="006C7E2A"/>
    <w:rsid w:val="006C7E2D"/>
    <w:rsid w:val="006D0109"/>
    <w:rsid w:val="006D0DA2"/>
    <w:rsid w:val="006D3939"/>
    <w:rsid w:val="006D53DD"/>
    <w:rsid w:val="006D6563"/>
    <w:rsid w:val="006D686C"/>
    <w:rsid w:val="006D6ABC"/>
    <w:rsid w:val="006D780B"/>
    <w:rsid w:val="006D784E"/>
    <w:rsid w:val="006E1042"/>
    <w:rsid w:val="006E156F"/>
    <w:rsid w:val="006E205E"/>
    <w:rsid w:val="006E24D8"/>
    <w:rsid w:val="006E277B"/>
    <w:rsid w:val="006E43CF"/>
    <w:rsid w:val="006E5A75"/>
    <w:rsid w:val="006E5F23"/>
    <w:rsid w:val="006E609C"/>
    <w:rsid w:val="006E68EF"/>
    <w:rsid w:val="006E6932"/>
    <w:rsid w:val="006E69EC"/>
    <w:rsid w:val="006E6DA0"/>
    <w:rsid w:val="006E6F5E"/>
    <w:rsid w:val="006E7169"/>
    <w:rsid w:val="006E727F"/>
    <w:rsid w:val="006E7425"/>
    <w:rsid w:val="006E7829"/>
    <w:rsid w:val="006F0618"/>
    <w:rsid w:val="006F065E"/>
    <w:rsid w:val="006F0EE9"/>
    <w:rsid w:val="006F174A"/>
    <w:rsid w:val="006F2D28"/>
    <w:rsid w:val="006F3989"/>
    <w:rsid w:val="006F4B98"/>
    <w:rsid w:val="006F54D0"/>
    <w:rsid w:val="006F586E"/>
    <w:rsid w:val="006F6775"/>
    <w:rsid w:val="006F6E67"/>
    <w:rsid w:val="006F7747"/>
    <w:rsid w:val="00700BD9"/>
    <w:rsid w:val="00701A4A"/>
    <w:rsid w:val="00701B6B"/>
    <w:rsid w:val="00703B5A"/>
    <w:rsid w:val="0070464F"/>
    <w:rsid w:val="00706D49"/>
    <w:rsid w:val="00706F80"/>
    <w:rsid w:val="00710DC3"/>
    <w:rsid w:val="007113D5"/>
    <w:rsid w:val="00716AD0"/>
    <w:rsid w:val="00717F15"/>
    <w:rsid w:val="00720A5D"/>
    <w:rsid w:val="00724362"/>
    <w:rsid w:val="00724ADA"/>
    <w:rsid w:val="00724FB1"/>
    <w:rsid w:val="007254F0"/>
    <w:rsid w:val="00725A41"/>
    <w:rsid w:val="00725BED"/>
    <w:rsid w:val="00726540"/>
    <w:rsid w:val="00727613"/>
    <w:rsid w:val="0072777B"/>
    <w:rsid w:val="00727A4E"/>
    <w:rsid w:val="00727EA6"/>
    <w:rsid w:val="007309D0"/>
    <w:rsid w:val="007314D1"/>
    <w:rsid w:val="00731F66"/>
    <w:rsid w:val="0073225C"/>
    <w:rsid w:val="00732348"/>
    <w:rsid w:val="00732DEB"/>
    <w:rsid w:val="0073309D"/>
    <w:rsid w:val="00734AAD"/>
    <w:rsid w:val="00735FC5"/>
    <w:rsid w:val="00736244"/>
    <w:rsid w:val="0073726D"/>
    <w:rsid w:val="00740910"/>
    <w:rsid w:val="00740D4B"/>
    <w:rsid w:val="00740F31"/>
    <w:rsid w:val="00741606"/>
    <w:rsid w:val="00741A3B"/>
    <w:rsid w:val="00741B19"/>
    <w:rsid w:val="00741BB5"/>
    <w:rsid w:val="0074208E"/>
    <w:rsid w:val="00742396"/>
    <w:rsid w:val="0074286E"/>
    <w:rsid w:val="007429BD"/>
    <w:rsid w:val="00745CFF"/>
    <w:rsid w:val="00746062"/>
    <w:rsid w:val="00746724"/>
    <w:rsid w:val="007469C4"/>
    <w:rsid w:val="007470D4"/>
    <w:rsid w:val="00747A0B"/>
    <w:rsid w:val="00747BAC"/>
    <w:rsid w:val="00747C9C"/>
    <w:rsid w:val="00750096"/>
    <w:rsid w:val="00750D18"/>
    <w:rsid w:val="00753319"/>
    <w:rsid w:val="00753FBF"/>
    <w:rsid w:val="00755973"/>
    <w:rsid w:val="00755E90"/>
    <w:rsid w:val="00757818"/>
    <w:rsid w:val="007604C6"/>
    <w:rsid w:val="00761F1B"/>
    <w:rsid w:val="00763453"/>
    <w:rsid w:val="007637A3"/>
    <w:rsid w:val="0076433B"/>
    <w:rsid w:val="00764B83"/>
    <w:rsid w:val="0076545C"/>
    <w:rsid w:val="00766512"/>
    <w:rsid w:val="00767282"/>
    <w:rsid w:val="007700E4"/>
    <w:rsid w:val="00771826"/>
    <w:rsid w:val="00771B0E"/>
    <w:rsid w:val="0077248A"/>
    <w:rsid w:val="00772969"/>
    <w:rsid w:val="00774E69"/>
    <w:rsid w:val="0077652C"/>
    <w:rsid w:val="00776697"/>
    <w:rsid w:val="0078125F"/>
    <w:rsid w:val="007821A3"/>
    <w:rsid w:val="00782F6F"/>
    <w:rsid w:val="00783DD7"/>
    <w:rsid w:val="007844ED"/>
    <w:rsid w:val="00785853"/>
    <w:rsid w:val="00785B38"/>
    <w:rsid w:val="00785C3A"/>
    <w:rsid w:val="00786646"/>
    <w:rsid w:val="00786876"/>
    <w:rsid w:val="00786D9B"/>
    <w:rsid w:val="00787720"/>
    <w:rsid w:val="00791147"/>
    <w:rsid w:val="0079116E"/>
    <w:rsid w:val="0079266F"/>
    <w:rsid w:val="00792C47"/>
    <w:rsid w:val="00792EB1"/>
    <w:rsid w:val="00793667"/>
    <w:rsid w:val="00793DBA"/>
    <w:rsid w:val="00794F34"/>
    <w:rsid w:val="007959C8"/>
    <w:rsid w:val="00795AB6"/>
    <w:rsid w:val="00795D63"/>
    <w:rsid w:val="007962E2"/>
    <w:rsid w:val="007A0173"/>
    <w:rsid w:val="007A1314"/>
    <w:rsid w:val="007A148C"/>
    <w:rsid w:val="007A307D"/>
    <w:rsid w:val="007A4A32"/>
    <w:rsid w:val="007A4AAB"/>
    <w:rsid w:val="007A6F36"/>
    <w:rsid w:val="007A758B"/>
    <w:rsid w:val="007A75E3"/>
    <w:rsid w:val="007A7884"/>
    <w:rsid w:val="007B087D"/>
    <w:rsid w:val="007B0A0F"/>
    <w:rsid w:val="007B2439"/>
    <w:rsid w:val="007B38B9"/>
    <w:rsid w:val="007B6960"/>
    <w:rsid w:val="007B768B"/>
    <w:rsid w:val="007B7B0C"/>
    <w:rsid w:val="007C0497"/>
    <w:rsid w:val="007C0BCD"/>
    <w:rsid w:val="007C17FB"/>
    <w:rsid w:val="007C1C52"/>
    <w:rsid w:val="007C342A"/>
    <w:rsid w:val="007C34A0"/>
    <w:rsid w:val="007C390E"/>
    <w:rsid w:val="007C536F"/>
    <w:rsid w:val="007C5DA7"/>
    <w:rsid w:val="007C6CE7"/>
    <w:rsid w:val="007C7D85"/>
    <w:rsid w:val="007CC23F"/>
    <w:rsid w:val="007D1D52"/>
    <w:rsid w:val="007D2428"/>
    <w:rsid w:val="007D2A2A"/>
    <w:rsid w:val="007D2EDF"/>
    <w:rsid w:val="007D3B4E"/>
    <w:rsid w:val="007D428C"/>
    <w:rsid w:val="007E0273"/>
    <w:rsid w:val="007E066E"/>
    <w:rsid w:val="007E0853"/>
    <w:rsid w:val="007E087D"/>
    <w:rsid w:val="007E0D55"/>
    <w:rsid w:val="007E18F1"/>
    <w:rsid w:val="007E2F59"/>
    <w:rsid w:val="007E4BA6"/>
    <w:rsid w:val="007E4E64"/>
    <w:rsid w:val="007E51B4"/>
    <w:rsid w:val="007E54ED"/>
    <w:rsid w:val="007E62DB"/>
    <w:rsid w:val="007E6F0F"/>
    <w:rsid w:val="007E77E0"/>
    <w:rsid w:val="007F0873"/>
    <w:rsid w:val="007F0E61"/>
    <w:rsid w:val="007F1B05"/>
    <w:rsid w:val="007F1C82"/>
    <w:rsid w:val="007F2C0B"/>
    <w:rsid w:val="007F32AE"/>
    <w:rsid w:val="007F359B"/>
    <w:rsid w:val="007F486E"/>
    <w:rsid w:val="007F4DF5"/>
    <w:rsid w:val="007F60E9"/>
    <w:rsid w:val="007F6BC7"/>
    <w:rsid w:val="007F78EE"/>
    <w:rsid w:val="007F7E78"/>
    <w:rsid w:val="0080121F"/>
    <w:rsid w:val="0080136A"/>
    <w:rsid w:val="008016CD"/>
    <w:rsid w:val="00801C91"/>
    <w:rsid w:val="008028B7"/>
    <w:rsid w:val="00802FDB"/>
    <w:rsid w:val="008043B3"/>
    <w:rsid w:val="0080460E"/>
    <w:rsid w:val="00804E55"/>
    <w:rsid w:val="00804E86"/>
    <w:rsid w:val="008053A8"/>
    <w:rsid w:val="0080583F"/>
    <w:rsid w:val="00805A52"/>
    <w:rsid w:val="00805C29"/>
    <w:rsid w:val="00806EBE"/>
    <w:rsid w:val="00810C7A"/>
    <w:rsid w:val="0081167C"/>
    <w:rsid w:val="00811E46"/>
    <w:rsid w:val="0081383A"/>
    <w:rsid w:val="00813C0C"/>
    <w:rsid w:val="00813F82"/>
    <w:rsid w:val="0081432E"/>
    <w:rsid w:val="00815590"/>
    <w:rsid w:val="00815B11"/>
    <w:rsid w:val="00815DDC"/>
    <w:rsid w:val="008160D2"/>
    <w:rsid w:val="0082005F"/>
    <w:rsid w:val="00821E17"/>
    <w:rsid w:val="00822405"/>
    <w:rsid w:val="008228FD"/>
    <w:rsid w:val="008234BF"/>
    <w:rsid w:val="00823E89"/>
    <w:rsid w:val="0082472E"/>
    <w:rsid w:val="0082603E"/>
    <w:rsid w:val="008261B0"/>
    <w:rsid w:val="00827070"/>
    <w:rsid w:val="0082765B"/>
    <w:rsid w:val="00827772"/>
    <w:rsid w:val="00827C89"/>
    <w:rsid w:val="0083105D"/>
    <w:rsid w:val="0083413C"/>
    <w:rsid w:val="00834793"/>
    <w:rsid w:val="008362D8"/>
    <w:rsid w:val="00836728"/>
    <w:rsid w:val="00837864"/>
    <w:rsid w:val="008404CA"/>
    <w:rsid w:val="008407A0"/>
    <w:rsid w:val="00842025"/>
    <w:rsid w:val="0084250E"/>
    <w:rsid w:val="00843376"/>
    <w:rsid w:val="0084455F"/>
    <w:rsid w:val="00844C22"/>
    <w:rsid w:val="00845540"/>
    <w:rsid w:val="00846B2E"/>
    <w:rsid w:val="00850366"/>
    <w:rsid w:val="00850D1B"/>
    <w:rsid w:val="00852227"/>
    <w:rsid w:val="00853B90"/>
    <w:rsid w:val="00854CC0"/>
    <w:rsid w:val="00855EAC"/>
    <w:rsid w:val="0085637E"/>
    <w:rsid w:val="00856523"/>
    <w:rsid w:val="0085686A"/>
    <w:rsid w:val="0085719A"/>
    <w:rsid w:val="00857D26"/>
    <w:rsid w:val="0086077F"/>
    <w:rsid w:val="008625F4"/>
    <w:rsid w:val="0086444B"/>
    <w:rsid w:val="00864798"/>
    <w:rsid w:val="00865A73"/>
    <w:rsid w:val="00865BF2"/>
    <w:rsid w:val="008668A1"/>
    <w:rsid w:val="00866CFE"/>
    <w:rsid w:val="00867EFB"/>
    <w:rsid w:val="00871487"/>
    <w:rsid w:val="008715CE"/>
    <w:rsid w:val="00871690"/>
    <w:rsid w:val="00872267"/>
    <w:rsid w:val="00872CB9"/>
    <w:rsid w:val="008739D7"/>
    <w:rsid w:val="00873F40"/>
    <w:rsid w:val="0087415B"/>
    <w:rsid w:val="00874C60"/>
    <w:rsid w:val="008800BA"/>
    <w:rsid w:val="0088082D"/>
    <w:rsid w:val="008819F7"/>
    <w:rsid w:val="00881ED4"/>
    <w:rsid w:val="00881FF4"/>
    <w:rsid w:val="00883A57"/>
    <w:rsid w:val="00884995"/>
    <w:rsid w:val="00884E12"/>
    <w:rsid w:val="00884E46"/>
    <w:rsid w:val="008854EA"/>
    <w:rsid w:val="008855B5"/>
    <w:rsid w:val="0089092E"/>
    <w:rsid w:val="00891424"/>
    <w:rsid w:val="00891BF9"/>
    <w:rsid w:val="00891D0E"/>
    <w:rsid w:val="00891E0C"/>
    <w:rsid w:val="00893041"/>
    <w:rsid w:val="008939F0"/>
    <w:rsid w:val="008942C7"/>
    <w:rsid w:val="00895DFF"/>
    <w:rsid w:val="0089605A"/>
    <w:rsid w:val="00897492"/>
    <w:rsid w:val="00897CB4"/>
    <w:rsid w:val="008A0071"/>
    <w:rsid w:val="008A09DD"/>
    <w:rsid w:val="008A1B02"/>
    <w:rsid w:val="008A433C"/>
    <w:rsid w:val="008A5D95"/>
    <w:rsid w:val="008A6AA3"/>
    <w:rsid w:val="008B17E3"/>
    <w:rsid w:val="008B1DB5"/>
    <w:rsid w:val="008B1DC6"/>
    <w:rsid w:val="008B2852"/>
    <w:rsid w:val="008B2B16"/>
    <w:rsid w:val="008B356C"/>
    <w:rsid w:val="008B35AE"/>
    <w:rsid w:val="008B37CC"/>
    <w:rsid w:val="008B38EE"/>
    <w:rsid w:val="008B3A42"/>
    <w:rsid w:val="008B5312"/>
    <w:rsid w:val="008B66BC"/>
    <w:rsid w:val="008B7645"/>
    <w:rsid w:val="008B7655"/>
    <w:rsid w:val="008B7CB3"/>
    <w:rsid w:val="008C0CC4"/>
    <w:rsid w:val="008C18E2"/>
    <w:rsid w:val="008C1B58"/>
    <w:rsid w:val="008C2B10"/>
    <w:rsid w:val="008C2C67"/>
    <w:rsid w:val="008C499D"/>
    <w:rsid w:val="008C52DB"/>
    <w:rsid w:val="008C5874"/>
    <w:rsid w:val="008C5E06"/>
    <w:rsid w:val="008C5EA6"/>
    <w:rsid w:val="008C69B1"/>
    <w:rsid w:val="008C6ADB"/>
    <w:rsid w:val="008C74CF"/>
    <w:rsid w:val="008CDB2D"/>
    <w:rsid w:val="008D01F1"/>
    <w:rsid w:val="008D197E"/>
    <w:rsid w:val="008D287D"/>
    <w:rsid w:val="008D2B7B"/>
    <w:rsid w:val="008D2FD6"/>
    <w:rsid w:val="008D495B"/>
    <w:rsid w:val="008D6610"/>
    <w:rsid w:val="008D6883"/>
    <w:rsid w:val="008D7FBD"/>
    <w:rsid w:val="008E3FC7"/>
    <w:rsid w:val="008E4352"/>
    <w:rsid w:val="008E61B3"/>
    <w:rsid w:val="008E6202"/>
    <w:rsid w:val="008E6555"/>
    <w:rsid w:val="008E77EF"/>
    <w:rsid w:val="008F072A"/>
    <w:rsid w:val="008F15B9"/>
    <w:rsid w:val="008F29BA"/>
    <w:rsid w:val="008F49B9"/>
    <w:rsid w:val="008F4B04"/>
    <w:rsid w:val="008F4D63"/>
    <w:rsid w:val="008F5572"/>
    <w:rsid w:val="008F69AA"/>
    <w:rsid w:val="00900290"/>
    <w:rsid w:val="009019AF"/>
    <w:rsid w:val="00902A1B"/>
    <w:rsid w:val="00904929"/>
    <w:rsid w:val="00905806"/>
    <w:rsid w:val="009066B6"/>
    <w:rsid w:val="009068A2"/>
    <w:rsid w:val="009106C2"/>
    <w:rsid w:val="00910848"/>
    <w:rsid w:val="00910BCA"/>
    <w:rsid w:val="00910EE9"/>
    <w:rsid w:val="009114B1"/>
    <w:rsid w:val="00911871"/>
    <w:rsid w:val="0091229D"/>
    <w:rsid w:val="00912845"/>
    <w:rsid w:val="00913813"/>
    <w:rsid w:val="0091393A"/>
    <w:rsid w:val="00913D33"/>
    <w:rsid w:val="0091561E"/>
    <w:rsid w:val="00915DA1"/>
    <w:rsid w:val="0091606C"/>
    <w:rsid w:val="00917F0E"/>
    <w:rsid w:val="009202A2"/>
    <w:rsid w:val="00921AF4"/>
    <w:rsid w:val="00922065"/>
    <w:rsid w:val="00923339"/>
    <w:rsid w:val="009241A6"/>
    <w:rsid w:val="00924F24"/>
    <w:rsid w:val="009256A2"/>
    <w:rsid w:val="00925CAF"/>
    <w:rsid w:val="00926479"/>
    <w:rsid w:val="00926780"/>
    <w:rsid w:val="00926CAD"/>
    <w:rsid w:val="009274DB"/>
    <w:rsid w:val="00927B00"/>
    <w:rsid w:val="009300C2"/>
    <w:rsid w:val="009303EC"/>
    <w:rsid w:val="00931567"/>
    <w:rsid w:val="00933116"/>
    <w:rsid w:val="00933869"/>
    <w:rsid w:val="00933BCB"/>
    <w:rsid w:val="00933BF4"/>
    <w:rsid w:val="0093461A"/>
    <w:rsid w:val="009355CA"/>
    <w:rsid w:val="0093578A"/>
    <w:rsid w:val="00935877"/>
    <w:rsid w:val="0093587F"/>
    <w:rsid w:val="00935D99"/>
    <w:rsid w:val="00935F4A"/>
    <w:rsid w:val="0093650B"/>
    <w:rsid w:val="00936E42"/>
    <w:rsid w:val="00937143"/>
    <w:rsid w:val="00937FEF"/>
    <w:rsid w:val="00941476"/>
    <w:rsid w:val="00943580"/>
    <w:rsid w:val="0094439C"/>
    <w:rsid w:val="00944998"/>
    <w:rsid w:val="00944C8E"/>
    <w:rsid w:val="009452EE"/>
    <w:rsid w:val="00945FEF"/>
    <w:rsid w:val="00946056"/>
    <w:rsid w:val="00946674"/>
    <w:rsid w:val="00946BA2"/>
    <w:rsid w:val="0095035F"/>
    <w:rsid w:val="009520AD"/>
    <w:rsid w:val="00952EB4"/>
    <w:rsid w:val="009547D6"/>
    <w:rsid w:val="00954C35"/>
    <w:rsid w:val="009555D7"/>
    <w:rsid w:val="009558D7"/>
    <w:rsid w:val="00955B97"/>
    <w:rsid w:val="00955CF2"/>
    <w:rsid w:val="00956B04"/>
    <w:rsid w:val="00956CBA"/>
    <w:rsid w:val="00961ADF"/>
    <w:rsid w:val="00961CB7"/>
    <w:rsid w:val="00962175"/>
    <w:rsid w:val="00962D36"/>
    <w:rsid w:val="0096342C"/>
    <w:rsid w:val="00963843"/>
    <w:rsid w:val="00963DF8"/>
    <w:rsid w:val="00964BE7"/>
    <w:rsid w:val="00964DAD"/>
    <w:rsid w:val="00964FFD"/>
    <w:rsid w:val="0096543C"/>
    <w:rsid w:val="00965466"/>
    <w:rsid w:val="00965CB5"/>
    <w:rsid w:val="009662FC"/>
    <w:rsid w:val="00966567"/>
    <w:rsid w:val="00967265"/>
    <w:rsid w:val="00967A2A"/>
    <w:rsid w:val="009702FC"/>
    <w:rsid w:val="00971131"/>
    <w:rsid w:val="009717C7"/>
    <w:rsid w:val="009718C1"/>
    <w:rsid w:val="00971B2D"/>
    <w:rsid w:val="00972306"/>
    <w:rsid w:val="0097286B"/>
    <w:rsid w:val="009729F4"/>
    <w:rsid w:val="00974274"/>
    <w:rsid w:val="00974824"/>
    <w:rsid w:val="00974D02"/>
    <w:rsid w:val="00974EEE"/>
    <w:rsid w:val="009755CF"/>
    <w:rsid w:val="00975C5F"/>
    <w:rsid w:val="00975DF0"/>
    <w:rsid w:val="00977B9F"/>
    <w:rsid w:val="009840FF"/>
    <w:rsid w:val="00984C53"/>
    <w:rsid w:val="009851FD"/>
    <w:rsid w:val="00985A1A"/>
    <w:rsid w:val="00985CDD"/>
    <w:rsid w:val="0098654D"/>
    <w:rsid w:val="00987665"/>
    <w:rsid w:val="00990A75"/>
    <w:rsid w:val="00991AE5"/>
    <w:rsid w:val="00992477"/>
    <w:rsid w:val="00993625"/>
    <w:rsid w:val="00993D6F"/>
    <w:rsid w:val="00994D3A"/>
    <w:rsid w:val="009957AC"/>
    <w:rsid w:val="00995A75"/>
    <w:rsid w:val="009964FA"/>
    <w:rsid w:val="009967B2"/>
    <w:rsid w:val="009971CB"/>
    <w:rsid w:val="009978AC"/>
    <w:rsid w:val="009A0716"/>
    <w:rsid w:val="009A12F8"/>
    <w:rsid w:val="009A14FB"/>
    <w:rsid w:val="009A347B"/>
    <w:rsid w:val="009A3FCA"/>
    <w:rsid w:val="009A4664"/>
    <w:rsid w:val="009A4C95"/>
    <w:rsid w:val="009A6E55"/>
    <w:rsid w:val="009B0810"/>
    <w:rsid w:val="009B2BF7"/>
    <w:rsid w:val="009B300A"/>
    <w:rsid w:val="009B321E"/>
    <w:rsid w:val="009B4C46"/>
    <w:rsid w:val="009B4FD0"/>
    <w:rsid w:val="009B4FF4"/>
    <w:rsid w:val="009B5622"/>
    <w:rsid w:val="009B6629"/>
    <w:rsid w:val="009B765F"/>
    <w:rsid w:val="009C0B26"/>
    <w:rsid w:val="009C1B14"/>
    <w:rsid w:val="009C412C"/>
    <w:rsid w:val="009C437D"/>
    <w:rsid w:val="009C438F"/>
    <w:rsid w:val="009C4E7B"/>
    <w:rsid w:val="009C5578"/>
    <w:rsid w:val="009C605C"/>
    <w:rsid w:val="009C6F9A"/>
    <w:rsid w:val="009C77F9"/>
    <w:rsid w:val="009C7FAB"/>
    <w:rsid w:val="009D1508"/>
    <w:rsid w:val="009D19CE"/>
    <w:rsid w:val="009D282E"/>
    <w:rsid w:val="009D4B66"/>
    <w:rsid w:val="009D4D75"/>
    <w:rsid w:val="009D51D4"/>
    <w:rsid w:val="009E00E0"/>
    <w:rsid w:val="009E0545"/>
    <w:rsid w:val="009E0598"/>
    <w:rsid w:val="009E1670"/>
    <w:rsid w:val="009E1762"/>
    <w:rsid w:val="009E38DA"/>
    <w:rsid w:val="009E4481"/>
    <w:rsid w:val="009E483B"/>
    <w:rsid w:val="009E4BE4"/>
    <w:rsid w:val="009E5837"/>
    <w:rsid w:val="009E5B6E"/>
    <w:rsid w:val="009E6279"/>
    <w:rsid w:val="009E73EE"/>
    <w:rsid w:val="009F0881"/>
    <w:rsid w:val="009F0A28"/>
    <w:rsid w:val="009F0A64"/>
    <w:rsid w:val="009F1A6D"/>
    <w:rsid w:val="009F2044"/>
    <w:rsid w:val="009F2840"/>
    <w:rsid w:val="009F295A"/>
    <w:rsid w:val="009F2B2A"/>
    <w:rsid w:val="009F3A6B"/>
    <w:rsid w:val="009F3E50"/>
    <w:rsid w:val="009F4238"/>
    <w:rsid w:val="009F57AA"/>
    <w:rsid w:val="009F6391"/>
    <w:rsid w:val="009F6FA8"/>
    <w:rsid w:val="009F75FA"/>
    <w:rsid w:val="009F7BA1"/>
    <w:rsid w:val="009F7DB7"/>
    <w:rsid w:val="009F7FB2"/>
    <w:rsid w:val="00A024E9"/>
    <w:rsid w:val="00A031D1"/>
    <w:rsid w:val="00A04C91"/>
    <w:rsid w:val="00A05F83"/>
    <w:rsid w:val="00A060A1"/>
    <w:rsid w:val="00A0685E"/>
    <w:rsid w:val="00A06FED"/>
    <w:rsid w:val="00A071E0"/>
    <w:rsid w:val="00A0729E"/>
    <w:rsid w:val="00A11D0A"/>
    <w:rsid w:val="00A12477"/>
    <w:rsid w:val="00A12A6A"/>
    <w:rsid w:val="00A1304A"/>
    <w:rsid w:val="00A140EE"/>
    <w:rsid w:val="00A14712"/>
    <w:rsid w:val="00A15409"/>
    <w:rsid w:val="00A16689"/>
    <w:rsid w:val="00A16CCA"/>
    <w:rsid w:val="00A20FF8"/>
    <w:rsid w:val="00A21A02"/>
    <w:rsid w:val="00A22759"/>
    <w:rsid w:val="00A2291C"/>
    <w:rsid w:val="00A23123"/>
    <w:rsid w:val="00A24F6C"/>
    <w:rsid w:val="00A27303"/>
    <w:rsid w:val="00A305AB"/>
    <w:rsid w:val="00A3071E"/>
    <w:rsid w:val="00A3157F"/>
    <w:rsid w:val="00A31E11"/>
    <w:rsid w:val="00A32051"/>
    <w:rsid w:val="00A32610"/>
    <w:rsid w:val="00A32BCC"/>
    <w:rsid w:val="00A32BDF"/>
    <w:rsid w:val="00A33072"/>
    <w:rsid w:val="00A332E4"/>
    <w:rsid w:val="00A334FF"/>
    <w:rsid w:val="00A3423D"/>
    <w:rsid w:val="00A3481E"/>
    <w:rsid w:val="00A35712"/>
    <w:rsid w:val="00A36414"/>
    <w:rsid w:val="00A375D7"/>
    <w:rsid w:val="00A37C00"/>
    <w:rsid w:val="00A37CEF"/>
    <w:rsid w:val="00A40DEC"/>
    <w:rsid w:val="00A424DA"/>
    <w:rsid w:val="00A433FA"/>
    <w:rsid w:val="00A44752"/>
    <w:rsid w:val="00A448CC"/>
    <w:rsid w:val="00A45880"/>
    <w:rsid w:val="00A4702D"/>
    <w:rsid w:val="00A4D08A"/>
    <w:rsid w:val="00A50353"/>
    <w:rsid w:val="00A50BEB"/>
    <w:rsid w:val="00A51392"/>
    <w:rsid w:val="00A5162F"/>
    <w:rsid w:val="00A51A48"/>
    <w:rsid w:val="00A51C55"/>
    <w:rsid w:val="00A523B4"/>
    <w:rsid w:val="00A529E8"/>
    <w:rsid w:val="00A577FC"/>
    <w:rsid w:val="00A57929"/>
    <w:rsid w:val="00A61AE4"/>
    <w:rsid w:val="00A62CAA"/>
    <w:rsid w:val="00A63D3A"/>
    <w:rsid w:val="00A64830"/>
    <w:rsid w:val="00A652E8"/>
    <w:rsid w:val="00A658B5"/>
    <w:rsid w:val="00A65987"/>
    <w:rsid w:val="00A71689"/>
    <w:rsid w:val="00A719E7"/>
    <w:rsid w:val="00A73665"/>
    <w:rsid w:val="00A74559"/>
    <w:rsid w:val="00A74A2D"/>
    <w:rsid w:val="00A75133"/>
    <w:rsid w:val="00A77D4B"/>
    <w:rsid w:val="00A80F90"/>
    <w:rsid w:val="00A817C4"/>
    <w:rsid w:val="00A81BE7"/>
    <w:rsid w:val="00A820FB"/>
    <w:rsid w:val="00A8288C"/>
    <w:rsid w:val="00A82BC1"/>
    <w:rsid w:val="00A832B4"/>
    <w:rsid w:val="00A8357E"/>
    <w:rsid w:val="00A83BBE"/>
    <w:rsid w:val="00A84AC0"/>
    <w:rsid w:val="00A84DFA"/>
    <w:rsid w:val="00A84EF1"/>
    <w:rsid w:val="00A85482"/>
    <w:rsid w:val="00A85CF3"/>
    <w:rsid w:val="00A8610D"/>
    <w:rsid w:val="00A87832"/>
    <w:rsid w:val="00A9054D"/>
    <w:rsid w:val="00A90BB3"/>
    <w:rsid w:val="00A92199"/>
    <w:rsid w:val="00A92B93"/>
    <w:rsid w:val="00A938EB"/>
    <w:rsid w:val="00A9407C"/>
    <w:rsid w:val="00A94EA5"/>
    <w:rsid w:val="00A95ADC"/>
    <w:rsid w:val="00A961CB"/>
    <w:rsid w:val="00A96EEE"/>
    <w:rsid w:val="00A9704B"/>
    <w:rsid w:val="00A9785B"/>
    <w:rsid w:val="00A97C02"/>
    <w:rsid w:val="00A97D23"/>
    <w:rsid w:val="00AA01E0"/>
    <w:rsid w:val="00AA0F21"/>
    <w:rsid w:val="00AA30C7"/>
    <w:rsid w:val="00AA3219"/>
    <w:rsid w:val="00AA4388"/>
    <w:rsid w:val="00AA457A"/>
    <w:rsid w:val="00AA5F22"/>
    <w:rsid w:val="00AA61B0"/>
    <w:rsid w:val="00AA73E8"/>
    <w:rsid w:val="00AA7512"/>
    <w:rsid w:val="00AA7961"/>
    <w:rsid w:val="00AB116F"/>
    <w:rsid w:val="00AB2586"/>
    <w:rsid w:val="00AB2DCA"/>
    <w:rsid w:val="00AB34A8"/>
    <w:rsid w:val="00AB3566"/>
    <w:rsid w:val="00AB3C77"/>
    <w:rsid w:val="00AB4044"/>
    <w:rsid w:val="00AB5BFF"/>
    <w:rsid w:val="00AB733C"/>
    <w:rsid w:val="00AB736E"/>
    <w:rsid w:val="00AB766E"/>
    <w:rsid w:val="00AC0725"/>
    <w:rsid w:val="00AC1216"/>
    <w:rsid w:val="00AC1319"/>
    <w:rsid w:val="00AC1FBB"/>
    <w:rsid w:val="00AC210A"/>
    <w:rsid w:val="00AC25F7"/>
    <w:rsid w:val="00AC2629"/>
    <w:rsid w:val="00AC3A7B"/>
    <w:rsid w:val="00AC4F8E"/>
    <w:rsid w:val="00AC54E1"/>
    <w:rsid w:val="00AC6F58"/>
    <w:rsid w:val="00AC6FC9"/>
    <w:rsid w:val="00AC7013"/>
    <w:rsid w:val="00AD0C3D"/>
    <w:rsid w:val="00AD1DC8"/>
    <w:rsid w:val="00AD2FD1"/>
    <w:rsid w:val="00AD3A96"/>
    <w:rsid w:val="00AD4007"/>
    <w:rsid w:val="00AD5329"/>
    <w:rsid w:val="00AD731F"/>
    <w:rsid w:val="00AE0C64"/>
    <w:rsid w:val="00AE3406"/>
    <w:rsid w:val="00AE3E90"/>
    <w:rsid w:val="00AE3F3C"/>
    <w:rsid w:val="00AE417E"/>
    <w:rsid w:val="00AE451B"/>
    <w:rsid w:val="00AE4D81"/>
    <w:rsid w:val="00AE520D"/>
    <w:rsid w:val="00AE5D39"/>
    <w:rsid w:val="00AE6668"/>
    <w:rsid w:val="00AE77B1"/>
    <w:rsid w:val="00AF1C69"/>
    <w:rsid w:val="00AF2E3B"/>
    <w:rsid w:val="00AF370D"/>
    <w:rsid w:val="00AF415A"/>
    <w:rsid w:val="00AF47CD"/>
    <w:rsid w:val="00AF485B"/>
    <w:rsid w:val="00AF486C"/>
    <w:rsid w:val="00AF5220"/>
    <w:rsid w:val="00AF52CC"/>
    <w:rsid w:val="00AF5E5E"/>
    <w:rsid w:val="00AF63D6"/>
    <w:rsid w:val="00AF6874"/>
    <w:rsid w:val="00B004E4"/>
    <w:rsid w:val="00B00C8D"/>
    <w:rsid w:val="00B0169E"/>
    <w:rsid w:val="00B01B24"/>
    <w:rsid w:val="00B0212A"/>
    <w:rsid w:val="00B021B7"/>
    <w:rsid w:val="00B030AD"/>
    <w:rsid w:val="00B04049"/>
    <w:rsid w:val="00B048F6"/>
    <w:rsid w:val="00B05BD5"/>
    <w:rsid w:val="00B064F6"/>
    <w:rsid w:val="00B06C14"/>
    <w:rsid w:val="00B07170"/>
    <w:rsid w:val="00B07627"/>
    <w:rsid w:val="00B11527"/>
    <w:rsid w:val="00B143A3"/>
    <w:rsid w:val="00B14A4C"/>
    <w:rsid w:val="00B15523"/>
    <w:rsid w:val="00B16BF3"/>
    <w:rsid w:val="00B17041"/>
    <w:rsid w:val="00B17C83"/>
    <w:rsid w:val="00B2026B"/>
    <w:rsid w:val="00B20512"/>
    <w:rsid w:val="00B214D8"/>
    <w:rsid w:val="00B22349"/>
    <w:rsid w:val="00B227D7"/>
    <w:rsid w:val="00B24134"/>
    <w:rsid w:val="00B24562"/>
    <w:rsid w:val="00B25776"/>
    <w:rsid w:val="00B26766"/>
    <w:rsid w:val="00B2716A"/>
    <w:rsid w:val="00B30589"/>
    <w:rsid w:val="00B31108"/>
    <w:rsid w:val="00B31298"/>
    <w:rsid w:val="00B315AD"/>
    <w:rsid w:val="00B32D1C"/>
    <w:rsid w:val="00B32E2A"/>
    <w:rsid w:val="00B33E8F"/>
    <w:rsid w:val="00B33F1D"/>
    <w:rsid w:val="00B34DF3"/>
    <w:rsid w:val="00B370FE"/>
    <w:rsid w:val="00B373B0"/>
    <w:rsid w:val="00B3785A"/>
    <w:rsid w:val="00B37C7C"/>
    <w:rsid w:val="00B40161"/>
    <w:rsid w:val="00B40753"/>
    <w:rsid w:val="00B40C0A"/>
    <w:rsid w:val="00B41025"/>
    <w:rsid w:val="00B4162E"/>
    <w:rsid w:val="00B419BF"/>
    <w:rsid w:val="00B4201F"/>
    <w:rsid w:val="00B42FB9"/>
    <w:rsid w:val="00B43034"/>
    <w:rsid w:val="00B43084"/>
    <w:rsid w:val="00B43876"/>
    <w:rsid w:val="00B4505C"/>
    <w:rsid w:val="00B45212"/>
    <w:rsid w:val="00B45552"/>
    <w:rsid w:val="00B463D9"/>
    <w:rsid w:val="00B46ED7"/>
    <w:rsid w:val="00B474DB"/>
    <w:rsid w:val="00B478E7"/>
    <w:rsid w:val="00B51E23"/>
    <w:rsid w:val="00B53631"/>
    <w:rsid w:val="00B53928"/>
    <w:rsid w:val="00B53FA6"/>
    <w:rsid w:val="00B55465"/>
    <w:rsid w:val="00B558A6"/>
    <w:rsid w:val="00B55AB7"/>
    <w:rsid w:val="00B56FDB"/>
    <w:rsid w:val="00B57433"/>
    <w:rsid w:val="00B57569"/>
    <w:rsid w:val="00B578A7"/>
    <w:rsid w:val="00B57DBD"/>
    <w:rsid w:val="00B60BEF"/>
    <w:rsid w:val="00B60CE4"/>
    <w:rsid w:val="00B619E9"/>
    <w:rsid w:val="00B6309B"/>
    <w:rsid w:val="00B636F5"/>
    <w:rsid w:val="00B63DD8"/>
    <w:rsid w:val="00B64F50"/>
    <w:rsid w:val="00B651C8"/>
    <w:rsid w:val="00B652ED"/>
    <w:rsid w:val="00B656F3"/>
    <w:rsid w:val="00B65A84"/>
    <w:rsid w:val="00B65EA5"/>
    <w:rsid w:val="00B674A5"/>
    <w:rsid w:val="00B67DDE"/>
    <w:rsid w:val="00B67F88"/>
    <w:rsid w:val="00B70AFE"/>
    <w:rsid w:val="00B70BA2"/>
    <w:rsid w:val="00B718B4"/>
    <w:rsid w:val="00B71922"/>
    <w:rsid w:val="00B725F7"/>
    <w:rsid w:val="00B728FF"/>
    <w:rsid w:val="00B734A0"/>
    <w:rsid w:val="00B748C4"/>
    <w:rsid w:val="00B76479"/>
    <w:rsid w:val="00B76936"/>
    <w:rsid w:val="00B76BF3"/>
    <w:rsid w:val="00B773F8"/>
    <w:rsid w:val="00B817DB"/>
    <w:rsid w:val="00B81A49"/>
    <w:rsid w:val="00B82A14"/>
    <w:rsid w:val="00B8356F"/>
    <w:rsid w:val="00B83C3B"/>
    <w:rsid w:val="00B843E7"/>
    <w:rsid w:val="00B857C1"/>
    <w:rsid w:val="00B86A8C"/>
    <w:rsid w:val="00B875A3"/>
    <w:rsid w:val="00B87604"/>
    <w:rsid w:val="00B87702"/>
    <w:rsid w:val="00B87B53"/>
    <w:rsid w:val="00B88982"/>
    <w:rsid w:val="00B9051F"/>
    <w:rsid w:val="00B911A9"/>
    <w:rsid w:val="00B93936"/>
    <w:rsid w:val="00B94267"/>
    <w:rsid w:val="00B95955"/>
    <w:rsid w:val="00B95BCF"/>
    <w:rsid w:val="00B9616D"/>
    <w:rsid w:val="00B9679B"/>
    <w:rsid w:val="00B970C0"/>
    <w:rsid w:val="00B973A9"/>
    <w:rsid w:val="00BA03E0"/>
    <w:rsid w:val="00BA04EF"/>
    <w:rsid w:val="00BA0E71"/>
    <w:rsid w:val="00BA11BA"/>
    <w:rsid w:val="00BA17B6"/>
    <w:rsid w:val="00BA1851"/>
    <w:rsid w:val="00BA1B9C"/>
    <w:rsid w:val="00BA2870"/>
    <w:rsid w:val="00BA2B1A"/>
    <w:rsid w:val="00BA2E5F"/>
    <w:rsid w:val="00BA383E"/>
    <w:rsid w:val="00BA38C5"/>
    <w:rsid w:val="00BA3B25"/>
    <w:rsid w:val="00BA4D4D"/>
    <w:rsid w:val="00BA5E31"/>
    <w:rsid w:val="00BA63ED"/>
    <w:rsid w:val="00BA6737"/>
    <w:rsid w:val="00BA74A9"/>
    <w:rsid w:val="00BB0106"/>
    <w:rsid w:val="00BB06EA"/>
    <w:rsid w:val="00BB08C7"/>
    <w:rsid w:val="00BB1286"/>
    <w:rsid w:val="00BB12EA"/>
    <w:rsid w:val="00BB1B58"/>
    <w:rsid w:val="00BB1F79"/>
    <w:rsid w:val="00BB2225"/>
    <w:rsid w:val="00BB28D4"/>
    <w:rsid w:val="00BB3F72"/>
    <w:rsid w:val="00BB44C8"/>
    <w:rsid w:val="00BB4728"/>
    <w:rsid w:val="00BB47B4"/>
    <w:rsid w:val="00BB4CD0"/>
    <w:rsid w:val="00BB50C2"/>
    <w:rsid w:val="00BB5D86"/>
    <w:rsid w:val="00BB5ED1"/>
    <w:rsid w:val="00BC0048"/>
    <w:rsid w:val="00BC0777"/>
    <w:rsid w:val="00BC085A"/>
    <w:rsid w:val="00BC1F48"/>
    <w:rsid w:val="00BC3A23"/>
    <w:rsid w:val="00BC4A97"/>
    <w:rsid w:val="00BC521E"/>
    <w:rsid w:val="00BC55EE"/>
    <w:rsid w:val="00BC5FC0"/>
    <w:rsid w:val="00BC6192"/>
    <w:rsid w:val="00BC65E6"/>
    <w:rsid w:val="00BC6E94"/>
    <w:rsid w:val="00BD0A16"/>
    <w:rsid w:val="00BD12E2"/>
    <w:rsid w:val="00BD1A0E"/>
    <w:rsid w:val="00BD2378"/>
    <w:rsid w:val="00BD2385"/>
    <w:rsid w:val="00BD2933"/>
    <w:rsid w:val="00BD36A6"/>
    <w:rsid w:val="00BD426B"/>
    <w:rsid w:val="00BD45F2"/>
    <w:rsid w:val="00BD4CB3"/>
    <w:rsid w:val="00BD5485"/>
    <w:rsid w:val="00BD6CDB"/>
    <w:rsid w:val="00BD7D81"/>
    <w:rsid w:val="00BE0416"/>
    <w:rsid w:val="00BE1F58"/>
    <w:rsid w:val="00BE25F7"/>
    <w:rsid w:val="00BE61C8"/>
    <w:rsid w:val="00BE6DF2"/>
    <w:rsid w:val="00BE7850"/>
    <w:rsid w:val="00BF0274"/>
    <w:rsid w:val="00BF18EC"/>
    <w:rsid w:val="00BF1AE5"/>
    <w:rsid w:val="00BF1B23"/>
    <w:rsid w:val="00BF2340"/>
    <w:rsid w:val="00BF3050"/>
    <w:rsid w:val="00BF4CC4"/>
    <w:rsid w:val="00BF5637"/>
    <w:rsid w:val="00C02CC7"/>
    <w:rsid w:val="00C03659"/>
    <w:rsid w:val="00C04410"/>
    <w:rsid w:val="00C052A2"/>
    <w:rsid w:val="00C05DFA"/>
    <w:rsid w:val="00C05EBD"/>
    <w:rsid w:val="00C05F1E"/>
    <w:rsid w:val="00C062E7"/>
    <w:rsid w:val="00C07085"/>
    <w:rsid w:val="00C076AA"/>
    <w:rsid w:val="00C109D6"/>
    <w:rsid w:val="00C10C38"/>
    <w:rsid w:val="00C11731"/>
    <w:rsid w:val="00C12C40"/>
    <w:rsid w:val="00C12CA5"/>
    <w:rsid w:val="00C1308B"/>
    <w:rsid w:val="00C138CC"/>
    <w:rsid w:val="00C14291"/>
    <w:rsid w:val="00C14AD2"/>
    <w:rsid w:val="00C1525F"/>
    <w:rsid w:val="00C15BD8"/>
    <w:rsid w:val="00C1655F"/>
    <w:rsid w:val="00C17460"/>
    <w:rsid w:val="00C20809"/>
    <w:rsid w:val="00C23C2A"/>
    <w:rsid w:val="00C24369"/>
    <w:rsid w:val="00C244EF"/>
    <w:rsid w:val="00C25EA1"/>
    <w:rsid w:val="00C26041"/>
    <w:rsid w:val="00C2611D"/>
    <w:rsid w:val="00C2622A"/>
    <w:rsid w:val="00C3000D"/>
    <w:rsid w:val="00C31E3B"/>
    <w:rsid w:val="00C32F63"/>
    <w:rsid w:val="00C33F46"/>
    <w:rsid w:val="00C347DC"/>
    <w:rsid w:val="00C35640"/>
    <w:rsid w:val="00C364B6"/>
    <w:rsid w:val="00C36EEE"/>
    <w:rsid w:val="00C374F8"/>
    <w:rsid w:val="00C4174B"/>
    <w:rsid w:val="00C41F50"/>
    <w:rsid w:val="00C42CA0"/>
    <w:rsid w:val="00C42FD7"/>
    <w:rsid w:val="00C434F2"/>
    <w:rsid w:val="00C44F15"/>
    <w:rsid w:val="00C4530F"/>
    <w:rsid w:val="00C4544F"/>
    <w:rsid w:val="00C45D6E"/>
    <w:rsid w:val="00C46E6A"/>
    <w:rsid w:val="00C517C5"/>
    <w:rsid w:val="00C522BD"/>
    <w:rsid w:val="00C525A2"/>
    <w:rsid w:val="00C52A97"/>
    <w:rsid w:val="00C534FB"/>
    <w:rsid w:val="00C5354C"/>
    <w:rsid w:val="00C53D94"/>
    <w:rsid w:val="00C542C9"/>
    <w:rsid w:val="00C55B3C"/>
    <w:rsid w:val="00C55C20"/>
    <w:rsid w:val="00C570C8"/>
    <w:rsid w:val="00C5776D"/>
    <w:rsid w:val="00C60690"/>
    <w:rsid w:val="00C60A25"/>
    <w:rsid w:val="00C61226"/>
    <w:rsid w:val="00C641F2"/>
    <w:rsid w:val="00C64D41"/>
    <w:rsid w:val="00C6750D"/>
    <w:rsid w:val="00C67F3E"/>
    <w:rsid w:val="00C710F1"/>
    <w:rsid w:val="00C72CD0"/>
    <w:rsid w:val="00C72E4E"/>
    <w:rsid w:val="00C74C5A"/>
    <w:rsid w:val="00C75206"/>
    <w:rsid w:val="00C76831"/>
    <w:rsid w:val="00C80B38"/>
    <w:rsid w:val="00C84A3E"/>
    <w:rsid w:val="00C85981"/>
    <w:rsid w:val="00C85D18"/>
    <w:rsid w:val="00C86CF6"/>
    <w:rsid w:val="00C871E0"/>
    <w:rsid w:val="00C877A0"/>
    <w:rsid w:val="00C905A7"/>
    <w:rsid w:val="00C93146"/>
    <w:rsid w:val="00C96C1B"/>
    <w:rsid w:val="00C976D0"/>
    <w:rsid w:val="00C97B21"/>
    <w:rsid w:val="00C97C23"/>
    <w:rsid w:val="00CA0A71"/>
    <w:rsid w:val="00CA0C29"/>
    <w:rsid w:val="00CA0CD0"/>
    <w:rsid w:val="00CA0EC6"/>
    <w:rsid w:val="00CA10FA"/>
    <w:rsid w:val="00CA134B"/>
    <w:rsid w:val="00CA1655"/>
    <w:rsid w:val="00CA3585"/>
    <w:rsid w:val="00CA39A6"/>
    <w:rsid w:val="00CA3A95"/>
    <w:rsid w:val="00CA4499"/>
    <w:rsid w:val="00CA4A55"/>
    <w:rsid w:val="00CA63DF"/>
    <w:rsid w:val="00CA6986"/>
    <w:rsid w:val="00CA699B"/>
    <w:rsid w:val="00CA6D73"/>
    <w:rsid w:val="00CA7B42"/>
    <w:rsid w:val="00CA7F55"/>
    <w:rsid w:val="00CB0A9A"/>
    <w:rsid w:val="00CB0D0C"/>
    <w:rsid w:val="00CB138C"/>
    <w:rsid w:val="00CB1705"/>
    <w:rsid w:val="00CB3BE5"/>
    <w:rsid w:val="00CB4405"/>
    <w:rsid w:val="00CB55CA"/>
    <w:rsid w:val="00CB5E1A"/>
    <w:rsid w:val="00CB5FBF"/>
    <w:rsid w:val="00CB78DB"/>
    <w:rsid w:val="00CC0E9B"/>
    <w:rsid w:val="00CC122F"/>
    <w:rsid w:val="00CC14B9"/>
    <w:rsid w:val="00CC29AA"/>
    <w:rsid w:val="00CC2AA3"/>
    <w:rsid w:val="00CC2CC4"/>
    <w:rsid w:val="00CC2CE6"/>
    <w:rsid w:val="00CC52CD"/>
    <w:rsid w:val="00CC6135"/>
    <w:rsid w:val="00CC6199"/>
    <w:rsid w:val="00CC6D10"/>
    <w:rsid w:val="00CC7420"/>
    <w:rsid w:val="00CC7F29"/>
    <w:rsid w:val="00CD0775"/>
    <w:rsid w:val="00CD0D3D"/>
    <w:rsid w:val="00CD13A8"/>
    <w:rsid w:val="00CD1A61"/>
    <w:rsid w:val="00CD1C2E"/>
    <w:rsid w:val="00CD2231"/>
    <w:rsid w:val="00CD2368"/>
    <w:rsid w:val="00CD23C2"/>
    <w:rsid w:val="00CD2A8E"/>
    <w:rsid w:val="00CD31C9"/>
    <w:rsid w:val="00CD380F"/>
    <w:rsid w:val="00CD53B8"/>
    <w:rsid w:val="00CD57AB"/>
    <w:rsid w:val="00CD643D"/>
    <w:rsid w:val="00CD6E52"/>
    <w:rsid w:val="00CD707A"/>
    <w:rsid w:val="00CD7471"/>
    <w:rsid w:val="00CE02F0"/>
    <w:rsid w:val="00CE03F4"/>
    <w:rsid w:val="00CE193A"/>
    <w:rsid w:val="00CE2114"/>
    <w:rsid w:val="00CE3E57"/>
    <w:rsid w:val="00CE41D7"/>
    <w:rsid w:val="00CE4C30"/>
    <w:rsid w:val="00CE5300"/>
    <w:rsid w:val="00CE5686"/>
    <w:rsid w:val="00CE5B62"/>
    <w:rsid w:val="00CE5E74"/>
    <w:rsid w:val="00CE6EAA"/>
    <w:rsid w:val="00CE7C50"/>
    <w:rsid w:val="00CE7E01"/>
    <w:rsid w:val="00CF1328"/>
    <w:rsid w:val="00CF2386"/>
    <w:rsid w:val="00CF3B45"/>
    <w:rsid w:val="00CF4672"/>
    <w:rsid w:val="00CF4FE1"/>
    <w:rsid w:val="00CF59C9"/>
    <w:rsid w:val="00CF705A"/>
    <w:rsid w:val="00CF77F3"/>
    <w:rsid w:val="00D00D98"/>
    <w:rsid w:val="00D0131E"/>
    <w:rsid w:val="00D013A7"/>
    <w:rsid w:val="00D014CA"/>
    <w:rsid w:val="00D02F80"/>
    <w:rsid w:val="00D047A6"/>
    <w:rsid w:val="00D06703"/>
    <w:rsid w:val="00D07E31"/>
    <w:rsid w:val="00D103C1"/>
    <w:rsid w:val="00D10E95"/>
    <w:rsid w:val="00D113FC"/>
    <w:rsid w:val="00D11EC1"/>
    <w:rsid w:val="00D12AC9"/>
    <w:rsid w:val="00D139B1"/>
    <w:rsid w:val="00D141A8"/>
    <w:rsid w:val="00D144AE"/>
    <w:rsid w:val="00D14DBC"/>
    <w:rsid w:val="00D15EDC"/>
    <w:rsid w:val="00D17498"/>
    <w:rsid w:val="00D176C4"/>
    <w:rsid w:val="00D20230"/>
    <w:rsid w:val="00D20903"/>
    <w:rsid w:val="00D213F8"/>
    <w:rsid w:val="00D21798"/>
    <w:rsid w:val="00D22372"/>
    <w:rsid w:val="00D238B8"/>
    <w:rsid w:val="00D2393B"/>
    <w:rsid w:val="00D2421F"/>
    <w:rsid w:val="00D249C5"/>
    <w:rsid w:val="00D26191"/>
    <w:rsid w:val="00D277E0"/>
    <w:rsid w:val="00D27E1E"/>
    <w:rsid w:val="00D30BBE"/>
    <w:rsid w:val="00D30D32"/>
    <w:rsid w:val="00D33552"/>
    <w:rsid w:val="00D337AD"/>
    <w:rsid w:val="00D340D4"/>
    <w:rsid w:val="00D350F3"/>
    <w:rsid w:val="00D363BC"/>
    <w:rsid w:val="00D365A1"/>
    <w:rsid w:val="00D36F85"/>
    <w:rsid w:val="00D37D9A"/>
    <w:rsid w:val="00D40322"/>
    <w:rsid w:val="00D40636"/>
    <w:rsid w:val="00D410CE"/>
    <w:rsid w:val="00D428AA"/>
    <w:rsid w:val="00D42CA0"/>
    <w:rsid w:val="00D43677"/>
    <w:rsid w:val="00D437B7"/>
    <w:rsid w:val="00D4391E"/>
    <w:rsid w:val="00D4493B"/>
    <w:rsid w:val="00D44D72"/>
    <w:rsid w:val="00D45506"/>
    <w:rsid w:val="00D46211"/>
    <w:rsid w:val="00D466E8"/>
    <w:rsid w:val="00D47576"/>
    <w:rsid w:val="00D4783E"/>
    <w:rsid w:val="00D47A99"/>
    <w:rsid w:val="00D4DC58"/>
    <w:rsid w:val="00D5098C"/>
    <w:rsid w:val="00D51D6A"/>
    <w:rsid w:val="00D52393"/>
    <w:rsid w:val="00D530F3"/>
    <w:rsid w:val="00D53362"/>
    <w:rsid w:val="00D53859"/>
    <w:rsid w:val="00D5444C"/>
    <w:rsid w:val="00D55F73"/>
    <w:rsid w:val="00D56369"/>
    <w:rsid w:val="00D601AB"/>
    <w:rsid w:val="00D604E7"/>
    <w:rsid w:val="00D60E29"/>
    <w:rsid w:val="00D60E2E"/>
    <w:rsid w:val="00D61058"/>
    <w:rsid w:val="00D61550"/>
    <w:rsid w:val="00D62314"/>
    <w:rsid w:val="00D62A5D"/>
    <w:rsid w:val="00D63B25"/>
    <w:rsid w:val="00D646AA"/>
    <w:rsid w:val="00D6492B"/>
    <w:rsid w:val="00D6584C"/>
    <w:rsid w:val="00D66BA2"/>
    <w:rsid w:val="00D673AD"/>
    <w:rsid w:val="00D67748"/>
    <w:rsid w:val="00D70938"/>
    <w:rsid w:val="00D70D4E"/>
    <w:rsid w:val="00D70F33"/>
    <w:rsid w:val="00D71A94"/>
    <w:rsid w:val="00D735AA"/>
    <w:rsid w:val="00D73CE8"/>
    <w:rsid w:val="00D74188"/>
    <w:rsid w:val="00D749E7"/>
    <w:rsid w:val="00D753EB"/>
    <w:rsid w:val="00D7796C"/>
    <w:rsid w:val="00D809E6"/>
    <w:rsid w:val="00D80A5A"/>
    <w:rsid w:val="00D813B2"/>
    <w:rsid w:val="00D82319"/>
    <w:rsid w:val="00D82584"/>
    <w:rsid w:val="00D82711"/>
    <w:rsid w:val="00D82A53"/>
    <w:rsid w:val="00D84500"/>
    <w:rsid w:val="00D84801"/>
    <w:rsid w:val="00D8591B"/>
    <w:rsid w:val="00D85DA6"/>
    <w:rsid w:val="00D8601F"/>
    <w:rsid w:val="00D873DB"/>
    <w:rsid w:val="00D8774B"/>
    <w:rsid w:val="00D87CE8"/>
    <w:rsid w:val="00D91435"/>
    <w:rsid w:val="00D9157D"/>
    <w:rsid w:val="00D920EE"/>
    <w:rsid w:val="00D92E02"/>
    <w:rsid w:val="00D9446E"/>
    <w:rsid w:val="00D959B3"/>
    <w:rsid w:val="00D95BF1"/>
    <w:rsid w:val="00D9741B"/>
    <w:rsid w:val="00DA0A04"/>
    <w:rsid w:val="00DA1E67"/>
    <w:rsid w:val="00DA2ED9"/>
    <w:rsid w:val="00DA3DDC"/>
    <w:rsid w:val="00DA6327"/>
    <w:rsid w:val="00DA7145"/>
    <w:rsid w:val="00DA7AB0"/>
    <w:rsid w:val="00DB0427"/>
    <w:rsid w:val="00DB33C4"/>
    <w:rsid w:val="00DB369A"/>
    <w:rsid w:val="00DB4718"/>
    <w:rsid w:val="00DB4B18"/>
    <w:rsid w:val="00DB5CBC"/>
    <w:rsid w:val="00DB6F2E"/>
    <w:rsid w:val="00DB7111"/>
    <w:rsid w:val="00DB7202"/>
    <w:rsid w:val="00DB7409"/>
    <w:rsid w:val="00DC0374"/>
    <w:rsid w:val="00DC0D7A"/>
    <w:rsid w:val="00DC10CA"/>
    <w:rsid w:val="00DC1914"/>
    <w:rsid w:val="00DC28DD"/>
    <w:rsid w:val="00DC2C78"/>
    <w:rsid w:val="00DC2F57"/>
    <w:rsid w:val="00DC32AA"/>
    <w:rsid w:val="00DC3846"/>
    <w:rsid w:val="00DC5181"/>
    <w:rsid w:val="00DC51F3"/>
    <w:rsid w:val="00DC6219"/>
    <w:rsid w:val="00DC67D2"/>
    <w:rsid w:val="00DC75B9"/>
    <w:rsid w:val="00DC7F48"/>
    <w:rsid w:val="00DD021B"/>
    <w:rsid w:val="00DD0DC6"/>
    <w:rsid w:val="00DD1B98"/>
    <w:rsid w:val="00DD1BD6"/>
    <w:rsid w:val="00DD2721"/>
    <w:rsid w:val="00DD2EB0"/>
    <w:rsid w:val="00DD3DA8"/>
    <w:rsid w:val="00DD419E"/>
    <w:rsid w:val="00DD47FD"/>
    <w:rsid w:val="00DD4C84"/>
    <w:rsid w:val="00DD60D6"/>
    <w:rsid w:val="00DD60FE"/>
    <w:rsid w:val="00DD6F94"/>
    <w:rsid w:val="00DD71AB"/>
    <w:rsid w:val="00DE01C7"/>
    <w:rsid w:val="00DE0766"/>
    <w:rsid w:val="00DE103C"/>
    <w:rsid w:val="00DE104C"/>
    <w:rsid w:val="00DE1E30"/>
    <w:rsid w:val="00DE2564"/>
    <w:rsid w:val="00DE4F56"/>
    <w:rsid w:val="00DE5A63"/>
    <w:rsid w:val="00DE5DEB"/>
    <w:rsid w:val="00DE62BD"/>
    <w:rsid w:val="00DE65F9"/>
    <w:rsid w:val="00DE6D52"/>
    <w:rsid w:val="00DE72F1"/>
    <w:rsid w:val="00DE7FE8"/>
    <w:rsid w:val="00DF0548"/>
    <w:rsid w:val="00DF0608"/>
    <w:rsid w:val="00DF1F1A"/>
    <w:rsid w:val="00DF26C6"/>
    <w:rsid w:val="00DF2747"/>
    <w:rsid w:val="00DF2853"/>
    <w:rsid w:val="00DF3411"/>
    <w:rsid w:val="00DF36CC"/>
    <w:rsid w:val="00DF3998"/>
    <w:rsid w:val="00DF3E15"/>
    <w:rsid w:val="00DF3E61"/>
    <w:rsid w:val="00DF42BF"/>
    <w:rsid w:val="00DF45FA"/>
    <w:rsid w:val="00DF4E6A"/>
    <w:rsid w:val="00DF5DA9"/>
    <w:rsid w:val="00DF6324"/>
    <w:rsid w:val="00DF6529"/>
    <w:rsid w:val="00DF69EA"/>
    <w:rsid w:val="00DF7852"/>
    <w:rsid w:val="00E00A8F"/>
    <w:rsid w:val="00E00FD4"/>
    <w:rsid w:val="00E01232"/>
    <w:rsid w:val="00E01828"/>
    <w:rsid w:val="00E022E9"/>
    <w:rsid w:val="00E0291B"/>
    <w:rsid w:val="00E02FCD"/>
    <w:rsid w:val="00E0358E"/>
    <w:rsid w:val="00E046D4"/>
    <w:rsid w:val="00E04825"/>
    <w:rsid w:val="00E06E8D"/>
    <w:rsid w:val="00E07317"/>
    <w:rsid w:val="00E07790"/>
    <w:rsid w:val="00E07D77"/>
    <w:rsid w:val="00E1051A"/>
    <w:rsid w:val="00E10CF9"/>
    <w:rsid w:val="00E11CEF"/>
    <w:rsid w:val="00E12324"/>
    <w:rsid w:val="00E1394B"/>
    <w:rsid w:val="00E14454"/>
    <w:rsid w:val="00E1454A"/>
    <w:rsid w:val="00E14580"/>
    <w:rsid w:val="00E150EE"/>
    <w:rsid w:val="00E15152"/>
    <w:rsid w:val="00E17D90"/>
    <w:rsid w:val="00E200E0"/>
    <w:rsid w:val="00E203EB"/>
    <w:rsid w:val="00E21D8C"/>
    <w:rsid w:val="00E21FAC"/>
    <w:rsid w:val="00E22113"/>
    <w:rsid w:val="00E22E6D"/>
    <w:rsid w:val="00E24871"/>
    <w:rsid w:val="00E24873"/>
    <w:rsid w:val="00E25A1D"/>
    <w:rsid w:val="00E25F39"/>
    <w:rsid w:val="00E2615D"/>
    <w:rsid w:val="00E264D3"/>
    <w:rsid w:val="00E2651C"/>
    <w:rsid w:val="00E26782"/>
    <w:rsid w:val="00E26EE9"/>
    <w:rsid w:val="00E3021D"/>
    <w:rsid w:val="00E30BBA"/>
    <w:rsid w:val="00E30D26"/>
    <w:rsid w:val="00E31323"/>
    <w:rsid w:val="00E324CB"/>
    <w:rsid w:val="00E32C74"/>
    <w:rsid w:val="00E32F82"/>
    <w:rsid w:val="00E34C63"/>
    <w:rsid w:val="00E34FDB"/>
    <w:rsid w:val="00E355F0"/>
    <w:rsid w:val="00E36663"/>
    <w:rsid w:val="00E373A7"/>
    <w:rsid w:val="00E377AF"/>
    <w:rsid w:val="00E3790F"/>
    <w:rsid w:val="00E40AF7"/>
    <w:rsid w:val="00E41AE4"/>
    <w:rsid w:val="00E4277F"/>
    <w:rsid w:val="00E42DAF"/>
    <w:rsid w:val="00E42E2F"/>
    <w:rsid w:val="00E42E81"/>
    <w:rsid w:val="00E43F57"/>
    <w:rsid w:val="00E44402"/>
    <w:rsid w:val="00E44EE6"/>
    <w:rsid w:val="00E45376"/>
    <w:rsid w:val="00E455FA"/>
    <w:rsid w:val="00E45D3C"/>
    <w:rsid w:val="00E4621E"/>
    <w:rsid w:val="00E476EF"/>
    <w:rsid w:val="00E47B03"/>
    <w:rsid w:val="00E5125D"/>
    <w:rsid w:val="00E51BC9"/>
    <w:rsid w:val="00E51C37"/>
    <w:rsid w:val="00E52383"/>
    <w:rsid w:val="00E53374"/>
    <w:rsid w:val="00E550F9"/>
    <w:rsid w:val="00E556A4"/>
    <w:rsid w:val="00E56E1C"/>
    <w:rsid w:val="00E56F43"/>
    <w:rsid w:val="00E5703D"/>
    <w:rsid w:val="00E574BF"/>
    <w:rsid w:val="00E60238"/>
    <w:rsid w:val="00E6072B"/>
    <w:rsid w:val="00E60AE1"/>
    <w:rsid w:val="00E60F7E"/>
    <w:rsid w:val="00E620C4"/>
    <w:rsid w:val="00E62679"/>
    <w:rsid w:val="00E632CA"/>
    <w:rsid w:val="00E652E7"/>
    <w:rsid w:val="00E656C9"/>
    <w:rsid w:val="00E657C2"/>
    <w:rsid w:val="00E65F34"/>
    <w:rsid w:val="00E663A8"/>
    <w:rsid w:val="00E66BA7"/>
    <w:rsid w:val="00E66C3A"/>
    <w:rsid w:val="00E670A6"/>
    <w:rsid w:val="00E6767A"/>
    <w:rsid w:val="00E7076F"/>
    <w:rsid w:val="00E71216"/>
    <w:rsid w:val="00E7135D"/>
    <w:rsid w:val="00E7243A"/>
    <w:rsid w:val="00E7299E"/>
    <w:rsid w:val="00E72A20"/>
    <w:rsid w:val="00E74132"/>
    <w:rsid w:val="00E74582"/>
    <w:rsid w:val="00E7479D"/>
    <w:rsid w:val="00E75CC7"/>
    <w:rsid w:val="00E776F4"/>
    <w:rsid w:val="00E80A2B"/>
    <w:rsid w:val="00E80D56"/>
    <w:rsid w:val="00E80F0E"/>
    <w:rsid w:val="00E81FB3"/>
    <w:rsid w:val="00E82299"/>
    <w:rsid w:val="00E82B7C"/>
    <w:rsid w:val="00E82E87"/>
    <w:rsid w:val="00E833D3"/>
    <w:rsid w:val="00E83ADE"/>
    <w:rsid w:val="00E83B6C"/>
    <w:rsid w:val="00E8433B"/>
    <w:rsid w:val="00E84589"/>
    <w:rsid w:val="00E85FF8"/>
    <w:rsid w:val="00E86999"/>
    <w:rsid w:val="00E86A47"/>
    <w:rsid w:val="00E87590"/>
    <w:rsid w:val="00E92AEF"/>
    <w:rsid w:val="00E9328B"/>
    <w:rsid w:val="00E9398B"/>
    <w:rsid w:val="00E93AD6"/>
    <w:rsid w:val="00E93BE2"/>
    <w:rsid w:val="00E93CB6"/>
    <w:rsid w:val="00E94163"/>
    <w:rsid w:val="00E952A5"/>
    <w:rsid w:val="00E95E6E"/>
    <w:rsid w:val="00E9611C"/>
    <w:rsid w:val="00E97542"/>
    <w:rsid w:val="00E97A70"/>
    <w:rsid w:val="00E97D85"/>
    <w:rsid w:val="00E97EF9"/>
    <w:rsid w:val="00EA1ABD"/>
    <w:rsid w:val="00EA40A8"/>
    <w:rsid w:val="00EA4966"/>
    <w:rsid w:val="00EA5EBD"/>
    <w:rsid w:val="00EA70E0"/>
    <w:rsid w:val="00EA7416"/>
    <w:rsid w:val="00EA7CCD"/>
    <w:rsid w:val="00EB092E"/>
    <w:rsid w:val="00EB0E5E"/>
    <w:rsid w:val="00EB111B"/>
    <w:rsid w:val="00EB1E3A"/>
    <w:rsid w:val="00EB28A5"/>
    <w:rsid w:val="00EB2F1B"/>
    <w:rsid w:val="00EB3D09"/>
    <w:rsid w:val="00EB3FAA"/>
    <w:rsid w:val="00EB3FE0"/>
    <w:rsid w:val="00EB410D"/>
    <w:rsid w:val="00EB4FAE"/>
    <w:rsid w:val="00EB5B29"/>
    <w:rsid w:val="00EB5B3F"/>
    <w:rsid w:val="00EB5F46"/>
    <w:rsid w:val="00EB600F"/>
    <w:rsid w:val="00EB69A6"/>
    <w:rsid w:val="00EB749A"/>
    <w:rsid w:val="00EC0824"/>
    <w:rsid w:val="00EC2288"/>
    <w:rsid w:val="00EC3F4D"/>
    <w:rsid w:val="00EC60CB"/>
    <w:rsid w:val="00EC67FE"/>
    <w:rsid w:val="00ED0F51"/>
    <w:rsid w:val="00ED1DDB"/>
    <w:rsid w:val="00ED22D5"/>
    <w:rsid w:val="00ED4789"/>
    <w:rsid w:val="00ED4EB1"/>
    <w:rsid w:val="00ED50F7"/>
    <w:rsid w:val="00ED5BA6"/>
    <w:rsid w:val="00ED5D0E"/>
    <w:rsid w:val="00ED7687"/>
    <w:rsid w:val="00EE0296"/>
    <w:rsid w:val="00EE0448"/>
    <w:rsid w:val="00EE23A4"/>
    <w:rsid w:val="00EE2C37"/>
    <w:rsid w:val="00EE2EA6"/>
    <w:rsid w:val="00EE42CF"/>
    <w:rsid w:val="00EE526F"/>
    <w:rsid w:val="00EE6046"/>
    <w:rsid w:val="00EE63CD"/>
    <w:rsid w:val="00EE7225"/>
    <w:rsid w:val="00EE724B"/>
    <w:rsid w:val="00EE73A7"/>
    <w:rsid w:val="00EE78F2"/>
    <w:rsid w:val="00EF0DA4"/>
    <w:rsid w:val="00EF2171"/>
    <w:rsid w:val="00EF23C4"/>
    <w:rsid w:val="00EF31CF"/>
    <w:rsid w:val="00EF3C8E"/>
    <w:rsid w:val="00EF4505"/>
    <w:rsid w:val="00EF4CC0"/>
    <w:rsid w:val="00EF5123"/>
    <w:rsid w:val="00EF6558"/>
    <w:rsid w:val="00EF678F"/>
    <w:rsid w:val="00EF6DFF"/>
    <w:rsid w:val="00EF7318"/>
    <w:rsid w:val="00EF7354"/>
    <w:rsid w:val="00F00912"/>
    <w:rsid w:val="00F01E5E"/>
    <w:rsid w:val="00F03040"/>
    <w:rsid w:val="00F030A1"/>
    <w:rsid w:val="00F033BC"/>
    <w:rsid w:val="00F03A92"/>
    <w:rsid w:val="00F03FB9"/>
    <w:rsid w:val="00F04922"/>
    <w:rsid w:val="00F05B19"/>
    <w:rsid w:val="00F05DBF"/>
    <w:rsid w:val="00F06154"/>
    <w:rsid w:val="00F0669F"/>
    <w:rsid w:val="00F07890"/>
    <w:rsid w:val="00F07C46"/>
    <w:rsid w:val="00F07C53"/>
    <w:rsid w:val="00F0CF38"/>
    <w:rsid w:val="00F1132F"/>
    <w:rsid w:val="00F13218"/>
    <w:rsid w:val="00F1357F"/>
    <w:rsid w:val="00F13844"/>
    <w:rsid w:val="00F1486A"/>
    <w:rsid w:val="00F15347"/>
    <w:rsid w:val="00F20DB8"/>
    <w:rsid w:val="00F21317"/>
    <w:rsid w:val="00F2148E"/>
    <w:rsid w:val="00F22459"/>
    <w:rsid w:val="00F22BFE"/>
    <w:rsid w:val="00F2322B"/>
    <w:rsid w:val="00F23888"/>
    <w:rsid w:val="00F23E50"/>
    <w:rsid w:val="00F26177"/>
    <w:rsid w:val="00F26B2D"/>
    <w:rsid w:val="00F26DCF"/>
    <w:rsid w:val="00F26FFD"/>
    <w:rsid w:val="00F271D0"/>
    <w:rsid w:val="00F30571"/>
    <w:rsid w:val="00F309C4"/>
    <w:rsid w:val="00F3196C"/>
    <w:rsid w:val="00F31B19"/>
    <w:rsid w:val="00F33372"/>
    <w:rsid w:val="00F35649"/>
    <w:rsid w:val="00F35903"/>
    <w:rsid w:val="00F35C8C"/>
    <w:rsid w:val="00F367C9"/>
    <w:rsid w:val="00F368BD"/>
    <w:rsid w:val="00F36CA1"/>
    <w:rsid w:val="00F37260"/>
    <w:rsid w:val="00F37E4F"/>
    <w:rsid w:val="00F40398"/>
    <w:rsid w:val="00F40518"/>
    <w:rsid w:val="00F40CC8"/>
    <w:rsid w:val="00F40D12"/>
    <w:rsid w:val="00F41512"/>
    <w:rsid w:val="00F41753"/>
    <w:rsid w:val="00F4373D"/>
    <w:rsid w:val="00F44296"/>
    <w:rsid w:val="00F4472E"/>
    <w:rsid w:val="00F44F69"/>
    <w:rsid w:val="00F461DD"/>
    <w:rsid w:val="00F4700F"/>
    <w:rsid w:val="00F5134F"/>
    <w:rsid w:val="00F53E2B"/>
    <w:rsid w:val="00F54D39"/>
    <w:rsid w:val="00F54DA2"/>
    <w:rsid w:val="00F55865"/>
    <w:rsid w:val="00F562F7"/>
    <w:rsid w:val="00F56FEB"/>
    <w:rsid w:val="00F57320"/>
    <w:rsid w:val="00F5753C"/>
    <w:rsid w:val="00F60670"/>
    <w:rsid w:val="00F608A9"/>
    <w:rsid w:val="00F60F7C"/>
    <w:rsid w:val="00F61153"/>
    <w:rsid w:val="00F61A00"/>
    <w:rsid w:val="00F61A3E"/>
    <w:rsid w:val="00F61CEA"/>
    <w:rsid w:val="00F61D2B"/>
    <w:rsid w:val="00F62383"/>
    <w:rsid w:val="00F63735"/>
    <w:rsid w:val="00F6396F"/>
    <w:rsid w:val="00F63D19"/>
    <w:rsid w:val="00F646CD"/>
    <w:rsid w:val="00F64813"/>
    <w:rsid w:val="00F64C4B"/>
    <w:rsid w:val="00F658D2"/>
    <w:rsid w:val="00F66D34"/>
    <w:rsid w:val="00F66DF6"/>
    <w:rsid w:val="00F678ED"/>
    <w:rsid w:val="00F679F6"/>
    <w:rsid w:val="00F704A5"/>
    <w:rsid w:val="00F70F6D"/>
    <w:rsid w:val="00F713CE"/>
    <w:rsid w:val="00F7233F"/>
    <w:rsid w:val="00F72F66"/>
    <w:rsid w:val="00F7332E"/>
    <w:rsid w:val="00F73D90"/>
    <w:rsid w:val="00F74E05"/>
    <w:rsid w:val="00F76520"/>
    <w:rsid w:val="00F76D4C"/>
    <w:rsid w:val="00F77D27"/>
    <w:rsid w:val="00F77F8A"/>
    <w:rsid w:val="00F803F9"/>
    <w:rsid w:val="00F80B56"/>
    <w:rsid w:val="00F824AF"/>
    <w:rsid w:val="00F82667"/>
    <w:rsid w:val="00F82B23"/>
    <w:rsid w:val="00F83C41"/>
    <w:rsid w:val="00F83DA4"/>
    <w:rsid w:val="00F84134"/>
    <w:rsid w:val="00F8517A"/>
    <w:rsid w:val="00F851CB"/>
    <w:rsid w:val="00F85715"/>
    <w:rsid w:val="00F8584C"/>
    <w:rsid w:val="00F866EB"/>
    <w:rsid w:val="00F86F21"/>
    <w:rsid w:val="00F874F5"/>
    <w:rsid w:val="00F87A36"/>
    <w:rsid w:val="00F91022"/>
    <w:rsid w:val="00F917B1"/>
    <w:rsid w:val="00F9317A"/>
    <w:rsid w:val="00F93D01"/>
    <w:rsid w:val="00F948CA"/>
    <w:rsid w:val="00F950F5"/>
    <w:rsid w:val="00F95BF0"/>
    <w:rsid w:val="00F96FB2"/>
    <w:rsid w:val="00F97067"/>
    <w:rsid w:val="00F97EE5"/>
    <w:rsid w:val="00F9FC2F"/>
    <w:rsid w:val="00FA0D48"/>
    <w:rsid w:val="00FA1967"/>
    <w:rsid w:val="00FA2296"/>
    <w:rsid w:val="00FA320F"/>
    <w:rsid w:val="00FA43E6"/>
    <w:rsid w:val="00FA45B8"/>
    <w:rsid w:val="00FA5560"/>
    <w:rsid w:val="00FA628B"/>
    <w:rsid w:val="00FA6551"/>
    <w:rsid w:val="00FA7507"/>
    <w:rsid w:val="00FA7BDE"/>
    <w:rsid w:val="00FB04C1"/>
    <w:rsid w:val="00FB170F"/>
    <w:rsid w:val="00FB243E"/>
    <w:rsid w:val="00FB2C86"/>
    <w:rsid w:val="00FB44EA"/>
    <w:rsid w:val="00FB45FA"/>
    <w:rsid w:val="00FB4933"/>
    <w:rsid w:val="00FB7ADB"/>
    <w:rsid w:val="00FC0329"/>
    <w:rsid w:val="00FC032E"/>
    <w:rsid w:val="00FC2C01"/>
    <w:rsid w:val="00FC318C"/>
    <w:rsid w:val="00FC43FA"/>
    <w:rsid w:val="00FC5609"/>
    <w:rsid w:val="00FC6346"/>
    <w:rsid w:val="00FC68BE"/>
    <w:rsid w:val="00FC6BB9"/>
    <w:rsid w:val="00FC722D"/>
    <w:rsid w:val="00FC74B5"/>
    <w:rsid w:val="00FC7E8E"/>
    <w:rsid w:val="00FCB64C"/>
    <w:rsid w:val="00FD0583"/>
    <w:rsid w:val="00FD0A71"/>
    <w:rsid w:val="00FD1D99"/>
    <w:rsid w:val="00FD259B"/>
    <w:rsid w:val="00FD29B0"/>
    <w:rsid w:val="00FD363D"/>
    <w:rsid w:val="00FD3DB1"/>
    <w:rsid w:val="00FD4281"/>
    <w:rsid w:val="00FD4A3F"/>
    <w:rsid w:val="00FD5B0C"/>
    <w:rsid w:val="00FD5FD8"/>
    <w:rsid w:val="00FD68EB"/>
    <w:rsid w:val="00FD6BD2"/>
    <w:rsid w:val="00FD7A63"/>
    <w:rsid w:val="00FE0532"/>
    <w:rsid w:val="00FE0B61"/>
    <w:rsid w:val="00FE0BDD"/>
    <w:rsid w:val="00FE0E50"/>
    <w:rsid w:val="00FE1BA9"/>
    <w:rsid w:val="00FE2169"/>
    <w:rsid w:val="00FE34D8"/>
    <w:rsid w:val="00FE3766"/>
    <w:rsid w:val="00FE3C31"/>
    <w:rsid w:val="00FE3F25"/>
    <w:rsid w:val="00FE6879"/>
    <w:rsid w:val="00FE72F7"/>
    <w:rsid w:val="00FE79C3"/>
    <w:rsid w:val="00FF025D"/>
    <w:rsid w:val="00FF14A6"/>
    <w:rsid w:val="00FF19A5"/>
    <w:rsid w:val="00FF1A33"/>
    <w:rsid w:val="00FF1CF3"/>
    <w:rsid w:val="00FF24F9"/>
    <w:rsid w:val="00FF29BE"/>
    <w:rsid w:val="00FF34AA"/>
    <w:rsid w:val="00FF41D8"/>
    <w:rsid w:val="00FF5585"/>
    <w:rsid w:val="00FF6EE6"/>
    <w:rsid w:val="00FF78CE"/>
    <w:rsid w:val="01108ECD"/>
    <w:rsid w:val="011686FA"/>
    <w:rsid w:val="0139B249"/>
    <w:rsid w:val="0154A0CC"/>
    <w:rsid w:val="015A3953"/>
    <w:rsid w:val="016D3DE8"/>
    <w:rsid w:val="017BA109"/>
    <w:rsid w:val="017CC9A9"/>
    <w:rsid w:val="01888E5B"/>
    <w:rsid w:val="018A9219"/>
    <w:rsid w:val="0198FD68"/>
    <w:rsid w:val="019AA08A"/>
    <w:rsid w:val="01A6B74C"/>
    <w:rsid w:val="01AE30AE"/>
    <w:rsid w:val="01AF3546"/>
    <w:rsid w:val="01B7241B"/>
    <w:rsid w:val="01BC1156"/>
    <w:rsid w:val="01BD4291"/>
    <w:rsid w:val="01C89397"/>
    <w:rsid w:val="01D2F354"/>
    <w:rsid w:val="01DDE11F"/>
    <w:rsid w:val="01E1C4F2"/>
    <w:rsid w:val="01E364A2"/>
    <w:rsid w:val="01F3EC66"/>
    <w:rsid w:val="01F895DB"/>
    <w:rsid w:val="01FEDE3B"/>
    <w:rsid w:val="020283F8"/>
    <w:rsid w:val="02106F3A"/>
    <w:rsid w:val="0211DBC1"/>
    <w:rsid w:val="02245501"/>
    <w:rsid w:val="0227B17B"/>
    <w:rsid w:val="0233A654"/>
    <w:rsid w:val="02394C29"/>
    <w:rsid w:val="02607743"/>
    <w:rsid w:val="026CB4A7"/>
    <w:rsid w:val="0271FF83"/>
    <w:rsid w:val="027B26C1"/>
    <w:rsid w:val="0280962F"/>
    <w:rsid w:val="0295AC27"/>
    <w:rsid w:val="02A3D158"/>
    <w:rsid w:val="02B63D0F"/>
    <w:rsid w:val="02BB36F3"/>
    <w:rsid w:val="02C85985"/>
    <w:rsid w:val="02C86FD2"/>
    <w:rsid w:val="02FE5E9E"/>
    <w:rsid w:val="030312E7"/>
    <w:rsid w:val="030A2F6F"/>
    <w:rsid w:val="03179BC8"/>
    <w:rsid w:val="0325D393"/>
    <w:rsid w:val="0327B0C8"/>
    <w:rsid w:val="0336805E"/>
    <w:rsid w:val="03417186"/>
    <w:rsid w:val="0349CAC0"/>
    <w:rsid w:val="0352A97C"/>
    <w:rsid w:val="03583992"/>
    <w:rsid w:val="03690558"/>
    <w:rsid w:val="036AE3E9"/>
    <w:rsid w:val="037B6F36"/>
    <w:rsid w:val="0394264B"/>
    <w:rsid w:val="0394BE69"/>
    <w:rsid w:val="039BFE59"/>
    <w:rsid w:val="03A5E1CC"/>
    <w:rsid w:val="03ABA354"/>
    <w:rsid w:val="03AE553B"/>
    <w:rsid w:val="03B89FE0"/>
    <w:rsid w:val="03BB8281"/>
    <w:rsid w:val="03C59D22"/>
    <w:rsid w:val="03C835FC"/>
    <w:rsid w:val="03D633BE"/>
    <w:rsid w:val="03EB12F0"/>
    <w:rsid w:val="03ED1C0D"/>
    <w:rsid w:val="03F46381"/>
    <w:rsid w:val="03F6C056"/>
    <w:rsid w:val="03F78348"/>
    <w:rsid w:val="03FA695B"/>
    <w:rsid w:val="04406C46"/>
    <w:rsid w:val="044569C5"/>
    <w:rsid w:val="04457E42"/>
    <w:rsid w:val="0448DA01"/>
    <w:rsid w:val="044E157F"/>
    <w:rsid w:val="046B53A0"/>
    <w:rsid w:val="046CCBA5"/>
    <w:rsid w:val="046E76CD"/>
    <w:rsid w:val="0481FD14"/>
    <w:rsid w:val="048DAA70"/>
    <w:rsid w:val="04948DC6"/>
    <w:rsid w:val="0497D353"/>
    <w:rsid w:val="049B6C2C"/>
    <w:rsid w:val="049F4C0A"/>
    <w:rsid w:val="04AAAE43"/>
    <w:rsid w:val="04C2A59E"/>
    <w:rsid w:val="04CCD292"/>
    <w:rsid w:val="04CEB394"/>
    <w:rsid w:val="04D4D5E0"/>
    <w:rsid w:val="04E8E3A4"/>
    <w:rsid w:val="04F05068"/>
    <w:rsid w:val="04F70B0A"/>
    <w:rsid w:val="0511CCCA"/>
    <w:rsid w:val="05185699"/>
    <w:rsid w:val="051964E2"/>
    <w:rsid w:val="0519D3A1"/>
    <w:rsid w:val="0525AF80"/>
    <w:rsid w:val="05260181"/>
    <w:rsid w:val="05271671"/>
    <w:rsid w:val="053663A2"/>
    <w:rsid w:val="0539806E"/>
    <w:rsid w:val="05461577"/>
    <w:rsid w:val="0554223F"/>
    <w:rsid w:val="0557E3D2"/>
    <w:rsid w:val="0568A023"/>
    <w:rsid w:val="056BF16D"/>
    <w:rsid w:val="056F3F76"/>
    <w:rsid w:val="05869838"/>
    <w:rsid w:val="0586E351"/>
    <w:rsid w:val="058D7AE9"/>
    <w:rsid w:val="0590CDDA"/>
    <w:rsid w:val="05AFDEF7"/>
    <w:rsid w:val="05B3296E"/>
    <w:rsid w:val="05B7577F"/>
    <w:rsid w:val="05B836F1"/>
    <w:rsid w:val="05C2EE40"/>
    <w:rsid w:val="05C3D674"/>
    <w:rsid w:val="05C51F35"/>
    <w:rsid w:val="05CC9630"/>
    <w:rsid w:val="05D7DF0D"/>
    <w:rsid w:val="05E4C50A"/>
    <w:rsid w:val="05E8996A"/>
    <w:rsid w:val="05E8FE27"/>
    <w:rsid w:val="05EA4A05"/>
    <w:rsid w:val="05EC7810"/>
    <w:rsid w:val="05F6E3A8"/>
    <w:rsid w:val="05F70DBE"/>
    <w:rsid w:val="05FEF374"/>
    <w:rsid w:val="060EB492"/>
    <w:rsid w:val="0611D4E3"/>
    <w:rsid w:val="0619F456"/>
    <w:rsid w:val="061BE888"/>
    <w:rsid w:val="06235BD0"/>
    <w:rsid w:val="06318DD8"/>
    <w:rsid w:val="06341DAE"/>
    <w:rsid w:val="0634BBB8"/>
    <w:rsid w:val="0639DAC3"/>
    <w:rsid w:val="06550695"/>
    <w:rsid w:val="06551E82"/>
    <w:rsid w:val="065CC3F9"/>
    <w:rsid w:val="0667BAEA"/>
    <w:rsid w:val="068481EE"/>
    <w:rsid w:val="069AE63E"/>
    <w:rsid w:val="06A1EF13"/>
    <w:rsid w:val="06AEAFB2"/>
    <w:rsid w:val="06B20D8F"/>
    <w:rsid w:val="06DFDE0A"/>
    <w:rsid w:val="06E873B4"/>
    <w:rsid w:val="06E90801"/>
    <w:rsid w:val="070DFB02"/>
    <w:rsid w:val="0712DBE6"/>
    <w:rsid w:val="07140B77"/>
    <w:rsid w:val="0731EFA1"/>
    <w:rsid w:val="0732CB3F"/>
    <w:rsid w:val="0774EBAE"/>
    <w:rsid w:val="077FF15E"/>
    <w:rsid w:val="0783B164"/>
    <w:rsid w:val="0789B0AA"/>
    <w:rsid w:val="07AC6EE6"/>
    <w:rsid w:val="07BD26B1"/>
    <w:rsid w:val="07C4C069"/>
    <w:rsid w:val="07D02608"/>
    <w:rsid w:val="07DD584F"/>
    <w:rsid w:val="07E0A450"/>
    <w:rsid w:val="07E178FC"/>
    <w:rsid w:val="07E6558A"/>
    <w:rsid w:val="07F10EA2"/>
    <w:rsid w:val="07FD919C"/>
    <w:rsid w:val="0809C6CE"/>
    <w:rsid w:val="08172EFB"/>
    <w:rsid w:val="0828DF15"/>
    <w:rsid w:val="0847C5E5"/>
    <w:rsid w:val="08495979"/>
    <w:rsid w:val="084BD79D"/>
    <w:rsid w:val="084ED7B9"/>
    <w:rsid w:val="0855F097"/>
    <w:rsid w:val="085D8326"/>
    <w:rsid w:val="085DA52D"/>
    <w:rsid w:val="085F6729"/>
    <w:rsid w:val="08617AD5"/>
    <w:rsid w:val="0867F658"/>
    <w:rsid w:val="086F6AF7"/>
    <w:rsid w:val="08730FF8"/>
    <w:rsid w:val="08793864"/>
    <w:rsid w:val="087A0540"/>
    <w:rsid w:val="087BE3AF"/>
    <w:rsid w:val="08842583"/>
    <w:rsid w:val="089066B2"/>
    <w:rsid w:val="089139A9"/>
    <w:rsid w:val="089A425C"/>
    <w:rsid w:val="089AB0DB"/>
    <w:rsid w:val="089B7B2E"/>
    <w:rsid w:val="089E8DBB"/>
    <w:rsid w:val="08A283A5"/>
    <w:rsid w:val="08A51920"/>
    <w:rsid w:val="08B3C3AA"/>
    <w:rsid w:val="08CEF1E7"/>
    <w:rsid w:val="08E091E2"/>
    <w:rsid w:val="08F9AD89"/>
    <w:rsid w:val="09103407"/>
    <w:rsid w:val="0919B711"/>
    <w:rsid w:val="091DABAA"/>
    <w:rsid w:val="09221A7E"/>
    <w:rsid w:val="092971DA"/>
    <w:rsid w:val="0948240C"/>
    <w:rsid w:val="094BECDE"/>
    <w:rsid w:val="095D0C5F"/>
    <w:rsid w:val="095DC688"/>
    <w:rsid w:val="09628E65"/>
    <w:rsid w:val="096C7A8C"/>
    <w:rsid w:val="09880878"/>
    <w:rsid w:val="0992963A"/>
    <w:rsid w:val="09A0E08C"/>
    <w:rsid w:val="09B4D59A"/>
    <w:rsid w:val="09B9FF51"/>
    <w:rsid w:val="09BFA83F"/>
    <w:rsid w:val="09D83B6D"/>
    <w:rsid w:val="09E5BA8B"/>
    <w:rsid w:val="09F967B9"/>
    <w:rsid w:val="0A0373DC"/>
    <w:rsid w:val="0A03C99E"/>
    <w:rsid w:val="0A070346"/>
    <w:rsid w:val="0A0A805F"/>
    <w:rsid w:val="0A10F93C"/>
    <w:rsid w:val="0A110D55"/>
    <w:rsid w:val="0A16D908"/>
    <w:rsid w:val="0A1F150E"/>
    <w:rsid w:val="0A2A173E"/>
    <w:rsid w:val="0A2AABE2"/>
    <w:rsid w:val="0A39D972"/>
    <w:rsid w:val="0A3C655C"/>
    <w:rsid w:val="0A441986"/>
    <w:rsid w:val="0A585C52"/>
    <w:rsid w:val="0A629641"/>
    <w:rsid w:val="0A6B7B50"/>
    <w:rsid w:val="0A8D7EE0"/>
    <w:rsid w:val="0A923F90"/>
    <w:rsid w:val="0A94E2DB"/>
    <w:rsid w:val="0AAAE6C0"/>
    <w:rsid w:val="0ABE1AC0"/>
    <w:rsid w:val="0AC0AF2B"/>
    <w:rsid w:val="0AC2F31C"/>
    <w:rsid w:val="0ACD336B"/>
    <w:rsid w:val="0ADD8DAD"/>
    <w:rsid w:val="0AE372C3"/>
    <w:rsid w:val="0AEAAE79"/>
    <w:rsid w:val="0B135CF5"/>
    <w:rsid w:val="0B143122"/>
    <w:rsid w:val="0B3394A8"/>
    <w:rsid w:val="0B3963C4"/>
    <w:rsid w:val="0B3BB448"/>
    <w:rsid w:val="0B3BF7FA"/>
    <w:rsid w:val="0B49370D"/>
    <w:rsid w:val="0B4C4247"/>
    <w:rsid w:val="0B4F7777"/>
    <w:rsid w:val="0B50B818"/>
    <w:rsid w:val="0B5A2F26"/>
    <w:rsid w:val="0B5B78A0"/>
    <w:rsid w:val="0B6728F8"/>
    <w:rsid w:val="0B6F05F7"/>
    <w:rsid w:val="0B704D51"/>
    <w:rsid w:val="0B7AB791"/>
    <w:rsid w:val="0BA8526D"/>
    <w:rsid w:val="0BB7901E"/>
    <w:rsid w:val="0BB8850C"/>
    <w:rsid w:val="0BC496AF"/>
    <w:rsid w:val="0BCB81D5"/>
    <w:rsid w:val="0BD0533A"/>
    <w:rsid w:val="0BE54085"/>
    <w:rsid w:val="0BE64D09"/>
    <w:rsid w:val="0BF43112"/>
    <w:rsid w:val="0BF67E0C"/>
    <w:rsid w:val="0BF90757"/>
    <w:rsid w:val="0BFE28B9"/>
    <w:rsid w:val="0C04875D"/>
    <w:rsid w:val="0C0D5318"/>
    <w:rsid w:val="0C0DF068"/>
    <w:rsid w:val="0C20516A"/>
    <w:rsid w:val="0C2506A3"/>
    <w:rsid w:val="0C265739"/>
    <w:rsid w:val="0C2B8F8E"/>
    <w:rsid w:val="0C3C7A76"/>
    <w:rsid w:val="0C4AD591"/>
    <w:rsid w:val="0C4B5B6E"/>
    <w:rsid w:val="0C5182E8"/>
    <w:rsid w:val="0C58BDE8"/>
    <w:rsid w:val="0C58F280"/>
    <w:rsid w:val="0C6B0B7C"/>
    <w:rsid w:val="0C73E098"/>
    <w:rsid w:val="0C93EB03"/>
    <w:rsid w:val="0C963C86"/>
    <w:rsid w:val="0C9F7DA4"/>
    <w:rsid w:val="0CAF2D56"/>
    <w:rsid w:val="0CC51B9B"/>
    <w:rsid w:val="0CC737C2"/>
    <w:rsid w:val="0CCC8176"/>
    <w:rsid w:val="0CD2FC2D"/>
    <w:rsid w:val="0CDA7D7F"/>
    <w:rsid w:val="0CDDF38C"/>
    <w:rsid w:val="0CDEC0DD"/>
    <w:rsid w:val="0CE912B2"/>
    <w:rsid w:val="0CF2C46A"/>
    <w:rsid w:val="0CF3DD98"/>
    <w:rsid w:val="0D02A770"/>
    <w:rsid w:val="0D0D7000"/>
    <w:rsid w:val="0D0FB8C9"/>
    <w:rsid w:val="0D15F1A4"/>
    <w:rsid w:val="0D3733B8"/>
    <w:rsid w:val="0D40807A"/>
    <w:rsid w:val="0D5424D7"/>
    <w:rsid w:val="0D5CEE51"/>
    <w:rsid w:val="0D5EE1E1"/>
    <w:rsid w:val="0D637E94"/>
    <w:rsid w:val="0D64F043"/>
    <w:rsid w:val="0D656889"/>
    <w:rsid w:val="0D69586A"/>
    <w:rsid w:val="0D7AE9E1"/>
    <w:rsid w:val="0D8B5C44"/>
    <w:rsid w:val="0DB533E9"/>
    <w:rsid w:val="0DBB82F5"/>
    <w:rsid w:val="0DDA8FC7"/>
    <w:rsid w:val="0DE21354"/>
    <w:rsid w:val="0DE4A648"/>
    <w:rsid w:val="0E0A5AD8"/>
    <w:rsid w:val="0E0A9EF0"/>
    <w:rsid w:val="0E11A7D4"/>
    <w:rsid w:val="0E11E9E7"/>
    <w:rsid w:val="0E11F3BE"/>
    <w:rsid w:val="0E1A18B7"/>
    <w:rsid w:val="0E1A29E8"/>
    <w:rsid w:val="0E1F7775"/>
    <w:rsid w:val="0E32992E"/>
    <w:rsid w:val="0E32F2D3"/>
    <w:rsid w:val="0E34BE3F"/>
    <w:rsid w:val="0E411BC1"/>
    <w:rsid w:val="0E4C7F82"/>
    <w:rsid w:val="0E4CA31B"/>
    <w:rsid w:val="0E5A77C8"/>
    <w:rsid w:val="0E60C668"/>
    <w:rsid w:val="0E655F9C"/>
    <w:rsid w:val="0E73C8D6"/>
    <w:rsid w:val="0E771A44"/>
    <w:rsid w:val="0E84846C"/>
    <w:rsid w:val="0E93A931"/>
    <w:rsid w:val="0E947422"/>
    <w:rsid w:val="0E97420A"/>
    <w:rsid w:val="0E996106"/>
    <w:rsid w:val="0E9E97B1"/>
    <w:rsid w:val="0EADA46E"/>
    <w:rsid w:val="0EB42850"/>
    <w:rsid w:val="0EB5ADFF"/>
    <w:rsid w:val="0EBFC2A2"/>
    <w:rsid w:val="0EC2AA16"/>
    <w:rsid w:val="0EC3E884"/>
    <w:rsid w:val="0EC5A7E8"/>
    <w:rsid w:val="0ECCFEC8"/>
    <w:rsid w:val="0EDA93E1"/>
    <w:rsid w:val="0EE2D776"/>
    <w:rsid w:val="0EE3857F"/>
    <w:rsid w:val="0EE4E0A4"/>
    <w:rsid w:val="0EEEAC8C"/>
    <w:rsid w:val="0EF23947"/>
    <w:rsid w:val="0EF5ED22"/>
    <w:rsid w:val="0EFF41FF"/>
    <w:rsid w:val="0F0528CB"/>
    <w:rsid w:val="0F0DC9AC"/>
    <w:rsid w:val="0F0E2367"/>
    <w:rsid w:val="0F0E8A4F"/>
    <w:rsid w:val="0F104AFD"/>
    <w:rsid w:val="0F108823"/>
    <w:rsid w:val="0F213709"/>
    <w:rsid w:val="0F25C857"/>
    <w:rsid w:val="0F329830"/>
    <w:rsid w:val="0F3A20B0"/>
    <w:rsid w:val="0F3E12F8"/>
    <w:rsid w:val="0F4D1F4B"/>
    <w:rsid w:val="0F5FC668"/>
    <w:rsid w:val="0F620E94"/>
    <w:rsid w:val="0F65C5C0"/>
    <w:rsid w:val="0F68214A"/>
    <w:rsid w:val="0F741B27"/>
    <w:rsid w:val="0F7942F5"/>
    <w:rsid w:val="0F83ED8B"/>
    <w:rsid w:val="0F85C5B9"/>
    <w:rsid w:val="0F8D5223"/>
    <w:rsid w:val="0F9A6C0B"/>
    <w:rsid w:val="0FAB9442"/>
    <w:rsid w:val="0FBC9CE1"/>
    <w:rsid w:val="0FC25A65"/>
    <w:rsid w:val="0FDF9BF6"/>
    <w:rsid w:val="0FE14B51"/>
    <w:rsid w:val="0FE4F48B"/>
    <w:rsid w:val="104DE564"/>
    <w:rsid w:val="10520EA7"/>
    <w:rsid w:val="107826AA"/>
    <w:rsid w:val="108521BF"/>
    <w:rsid w:val="1087E466"/>
    <w:rsid w:val="1091F94F"/>
    <w:rsid w:val="10A5B22B"/>
    <w:rsid w:val="10B29198"/>
    <w:rsid w:val="10BBA57F"/>
    <w:rsid w:val="10C4ABD6"/>
    <w:rsid w:val="10CCA324"/>
    <w:rsid w:val="10E72D38"/>
    <w:rsid w:val="10E76818"/>
    <w:rsid w:val="10E7FE57"/>
    <w:rsid w:val="10EA7060"/>
    <w:rsid w:val="10F90972"/>
    <w:rsid w:val="10FEC894"/>
    <w:rsid w:val="1104CDEB"/>
    <w:rsid w:val="11169A59"/>
    <w:rsid w:val="111FB857"/>
    <w:rsid w:val="112070CE"/>
    <w:rsid w:val="11348C88"/>
    <w:rsid w:val="1134AF70"/>
    <w:rsid w:val="11469F55"/>
    <w:rsid w:val="114AFC1B"/>
    <w:rsid w:val="114B895D"/>
    <w:rsid w:val="114BC0CE"/>
    <w:rsid w:val="114DC555"/>
    <w:rsid w:val="114DE031"/>
    <w:rsid w:val="11500B43"/>
    <w:rsid w:val="1153E9DE"/>
    <w:rsid w:val="115A6141"/>
    <w:rsid w:val="11628A3C"/>
    <w:rsid w:val="116A0728"/>
    <w:rsid w:val="1189860F"/>
    <w:rsid w:val="11930436"/>
    <w:rsid w:val="11A2898A"/>
    <w:rsid w:val="11B555D3"/>
    <w:rsid w:val="11B6FFA4"/>
    <w:rsid w:val="11C77BBC"/>
    <w:rsid w:val="11C82A6E"/>
    <w:rsid w:val="11CC8E0A"/>
    <w:rsid w:val="11CD2C52"/>
    <w:rsid w:val="11D2BEB3"/>
    <w:rsid w:val="11DD43DA"/>
    <w:rsid w:val="11E06E67"/>
    <w:rsid w:val="11E216F2"/>
    <w:rsid w:val="11E656A9"/>
    <w:rsid w:val="11E92818"/>
    <w:rsid w:val="11FBA28D"/>
    <w:rsid w:val="1227B7C0"/>
    <w:rsid w:val="123337B5"/>
    <w:rsid w:val="123A7922"/>
    <w:rsid w:val="123B79E6"/>
    <w:rsid w:val="1253EDDA"/>
    <w:rsid w:val="125C2F78"/>
    <w:rsid w:val="12662337"/>
    <w:rsid w:val="1273FA40"/>
    <w:rsid w:val="127C000C"/>
    <w:rsid w:val="1295536B"/>
    <w:rsid w:val="12974ED8"/>
    <w:rsid w:val="1297B39E"/>
    <w:rsid w:val="1299CD89"/>
    <w:rsid w:val="129A17E6"/>
    <w:rsid w:val="129B8E05"/>
    <w:rsid w:val="129EEF0E"/>
    <w:rsid w:val="12A1EDF3"/>
    <w:rsid w:val="12AB3CE0"/>
    <w:rsid w:val="12BE7016"/>
    <w:rsid w:val="12D0DA26"/>
    <w:rsid w:val="12D32348"/>
    <w:rsid w:val="12D5F944"/>
    <w:rsid w:val="12E90BD4"/>
    <w:rsid w:val="12F81002"/>
    <w:rsid w:val="12F8BFBC"/>
    <w:rsid w:val="13082F62"/>
    <w:rsid w:val="130C8983"/>
    <w:rsid w:val="130F2FC1"/>
    <w:rsid w:val="1327288E"/>
    <w:rsid w:val="1337F5E9"/>
    <w:rsid w:val="134A7589"/>
    <w:rsid w:val="137665E4"/>
    <w:rsid w:val="137869DB"/>
    <w:rsid w:val="137886A5"/>
    <w:rsid w:val="1393CC95"/>
    <w:rsid w:val="1393FF67"/>
    <w:rsid w:val="139810F1"/>
    <w:rsid w:val="139A6A77"/>
    <w:rsid w:val="13A20E6B"/>
    <w:rsid w:val="13A62AFB"/>
    <w:rsid w:val="13C8FF4B"/>
    <w:rsid w:val="13CF0181"/>
    <w:rsid w:val="13D373D2"/>
    <w:rsid w:val="13D3AEBC"/>
    <w:rsid w:val="13DC6EC6"/>
    <w:rsid w:val="13E50A5E"/>
    <w:rsid w:val="13EC62F2"/>
    <w:rsid w:val="13EE3751"/>
    <w:rsid w:val="13F98941"/>
    <w:rsid w:val="13FACFAF"/>
    <w:rsid w:val="14250962"/>
    <w:rsid w:val="1426D2C0"/>
    <w:rsid w:val="143436FB"/>
    <w:rsid w:val="14372899"/>
    <w:rsid w:val="144615A8"/>
    <w:rsid w:val="1455CA47"/>
    <w:rsid w:val="145620F3"/>
    <w:rsid w:val="145BF632"/>
    <w:rsid w:val="1460ABC2"/>
    <w:rsid w:val="14615E40"/>
    <w:rsid w:val="146CAA87"/>
    <w:rsid w:val="146D97AC"/>
    <w:rsid w:val="1472BE4C"/>
    <w:rsid w:val="1479F0C3"/>
    <w:rsid w:val="147B75E1"/>
    <w:rsid w:val="148817DD"/>
    <w:rsid w:val="1489C5AC"/>
    <w:rsid w:val="148ADBE6"/>
    <w:rsid w:val="148DF9AF"/>
    <w:rsid w:val="1491A2CC"/>
    <w:rsid w:val="1492302F"/>
    <w:rsid w:val="14A55873"/>
    <w:rsid w:val="14A988C7"/>
    <w:rsid w:val="14AD1AC0"/>
    <w:rsid w:val="14B58E61"/>
    <w:rsid w:val="14CAEB90"/>
    <w:rsid w:val="14CE265C"/>
    <w:rsid w:val="14DE8BBB"/>
    <w:rsid w:val="14E74C1C"/>
    <w:rsid w:val="14ECAF46"/>
    <w:rsid w:val="14F84A6A"/>
    <w:rsid w:val="150C628C"/>
    <w:rsid w:val="15459412"/>
    <w:rsid w:val="15471C8B"/>
    <w:rsid w:val="155ADD5D"/>
    <w:rsid w:val="155B435B"/>
    <w:rsid w:val="15661903"/>
    <w:rsid w:val="1568DD68"/>
    <w:rsid w:val="15769320"/>
    <w:rsid w:val="15827D75"/>
    <w:rsid w:val="15856957"/>
    <w:rsid w:val="15A319D0"/>
    <w:rsid w:val="15AFC624"/>
    <w:rsid w:val="15B0202E"/>
    <w:rsid w:val="15C378D3"/>
    <w:rsid w:val="15C4A765"/>
    <w:rsid w:val="15CD1EC0"/>
    <w:rsid w:val="15D85D08"/>
    <w:rsid w:val="15DE6FDA"/>
    <w:rsid w:val="15DF168A"/>
    <w:rsid w:val="15E463CA"/>
    <w:rsid w:val="15EAAF73"/>
    <w:rsid w:val="15ECAAF7"/>
    <w:rsid w:val="15F3500B"/>
    <w:rsid w:val="15F3E82D"/>
    <w:rsid w:val="15F7E059"/>
    <w:rsid w:val="15FBE0CB"/>
    <w:rsid w:val="15FF1738"/>
    <w:rsid w:val="16087AE8"/>
    <w:rsid w:val="160CEFAA"/>
    <w:rsid w:val="161626D5"/>
    <w:rsid w:val="1618408A"/>
    <w:rsid w:val="1618DC5A"/>
    <w:rsid w:val="161CF944"/>
    <w:rsid w:val="162A3C01"/>
    <w:rsid w:val="1631967B"/>
    <w:rsid w:val="1633277B"/>
    <w:rsid w:val="163B6C90"/>
    <w:rsid w:val="163C1B7F"/>
    <w:rsid w:val="1645D301"/>
    <w:rsid w:val="164ECC33"/>
    <w:rsid w:val="16613C31"/>
    <w:rsid w:val="16796FD1"/>
    <w:rsid w:val="168CC2F5"/>
    <w:rsid w:val="169457FF"/>
    <w:rsid w:val="169BAE17"/>
    <w:rsid w:val="16A3EEE6"/>
    <w:rsid w:val="16A6D4AE"/>
    <w:rsid w:val="16A92083"/>
    <w:rsid w:val="16AD0997"/>
    <w:rsid w:val="16B7F3F0"/>
    <w:rsid w:val="16B8716D"/>
    <w:rsid w:val="16C6D4E6"/>
    <w:rsid w:val="16CCB44E"/>
    <w:rsid w:val="16CFCCCD"/>
    <w:rsid w:val="16D6C72D"/>
    <w:rsid w:val="16E49927"/>
    <w:rsid w:val="16E5FA59"/>
    <w:rsid w:val="16F1218D"/>
    <w:rsid w:val="1702696A"/>
    <w:rsid w:val="1709715E"/>
    <w:rsid w:val="1709A792"/>
    <w:rsid w:val="170B6C4F"/>
    <w:rsid w:val="170BDB74"/>
    <w:rsid w:val="17150CCC"/>
    <w:rsid w:val="171CB85B"/>
    <w:rsid w:val="172448CF"/>
    <w:rsid w:val="17253661"/>
    <w:rsid w:val="172564EB"/>
    <w:rsid w:val="17276253"/>
    <w:rsid w:val="172EDC7D"/>
    <w:rsid w:val="173D1940"/>
    <w:rsid w:val="173EEA31"/>
    <w:rsid w:val="1746A28A"/>
    <w:rsid w:val="174844AC"/>
    <w:rsid w:val="174E78E1"/>
    <w:rsid w:val="1756BB44"/>
    <w:rsid w:val="17664515"/>
    <w:rsid w:val="177229E2"/>
    <w:rsid w:val="17726031"/>
    <w:rsid w:val="1772D9E8"/>
    <w:rsid w:val="1779717B"/>
    <w:rsid w:val="17837186"/>
    <w:rsid w:val="1786680F"/>
    <w:rsid w:val="178B2A6C"/>
    <w:rsid w:val="178F7640"/>
    <w:rsid w:val="1791A1DC"/>
    <w:rsid w:val="1796B42C"/>
    <w:rsid w:val="179B131F"/>
    <w:rsid w:val="179D576D"/>
    <w:rsid w:val="179DFAE5"/>
    <w:rsid w:val="17A3529A"/>
    <w:rsid w:val="17A44B49"/>
    <w:rsid w:val="17AE909D"/>
    <w:rsid w:val="17AEEA0F"/>
    <w:rsid w:val="17B17510"/>
    <w:rsid w:val="17B3CD71"/>
    <w:rsid w:val="17B94189"/>
    <w:rsid w:val="17D285EA"/>
    <w:rsid w:val="17D63F7B"/>
    <w:rsid w:val="17D85FB6"/>
    <w:rsid w:val="17E202B1"/>
    <w:rsid w:val="17FB5911"/>
    <w:rsid w:val="180418E3"/>
    <w:rsid w:val="1809C6C5"/>
    <w:rsid w:val="181E4073"/>
    <w:rsid w:val="1841E7C5"/>
    <w:rsid w:val="1849F825"/>
    <w:rsid w:val="184A4D05"/>
    <w:rsid w:val="18655BCB"/>
    <w:rsid w:val="1868EC26"/>
    <w:rsid w:val="187061FC"/>
    <w:rsid w:val="18783310"/>
    <w:rsid w:val="187B1F8C"/>
    <w:rsid w:val="187E10FE"/>
    <w:rsid w:val="187F6924"/>
    <w:rsid w:val="188A54BE"/>
    <w:rsid w:val="188BE2D7"/>
    <w:rsid w:val="188C6754"/>
    <w:rsid w:val="188D1C6B"/>
    <w:rsid w:val="18910BCE"/>
    <w:rsid w:val="18980B31"/>
    <w:rsid w:val="189CB118"/>
    <w:rsid w:val="189D2890"/>
    <w:rsid w:val="189F2E95"/>
    <w:rsid w:val="18A2D4D8"/>
    <w:rsid w:val="18A940A8"/>
    <w:rsid w:val="18ADA67A"/>
    <w:rsid w:val="18B0FADF"/>
    <w:rsid w:val="18C4DB5D"/>
    <w:rsid w:val="18CCBD97"/>
    <w:rsid w:val="18CFB36E"/>
    <w:rsid w:val="18D6285B"/>
    <w:rsid w:val="18D7B509"/>
    <w:rsid w:val="18E291A0"/>
    <w:rsid w:val="18E3DA1D"/>
    <w:rsid w:val="18E69A23"/>
    <w:rsid w:val="18E961AF"/>
    <w:rsid w:val="18F0F66D"/>
    <w:rsid w:val="18FAFCEA"/>
    <w:rsid w:val="18FED60E"/>
    <w:rsid w:val="190254B0"/>
    <w:rsid w:val="1909E90F"/>
    <w:rsid w:val="19132127"/>
    <w:rsid w:val="1918EAC0"/>
    <w:rsid w:val="192E5B64"/>
    <w:rsid w:val="1933C8C5"/>
    <w:rsid w:val="193D72E5"/>
    <w:rsid w:val="194BCB31"/>
    <w:rsid w:val="194DE84F"/>
    <w:rsid w:val="195D9445"/>
    <w:rsid w:val="195F9F0F"/>
    <w:rsid w:val="1960C33C"/>
    <w:rsid w:val="196352C5"/>
    <w:rsid w:val="19678BE4"/>
    <w:rsid w:val="196C2E0C"/>
    <w:rsid w:val="197CA8F5"/>
    <w:rsid w:val="197CF558"/>
    <w:rsid w:val="1980EC62"/>
    <w:rsid w:val="1985F903"/>
    <w:rsid w:val="1989F1EF"/>
    <w:rsid w:val="198D6AFD"/>
    <w:rsid w:val="199BC9D3"/>
    <w:rsid w:val="19A31F78"/>
    <w:rsid w:val="19A86103"/>
    <w:rsid w:val="19B36882"/>
    <w:rsid w:val="19B57CFD"/>
    <w:rsid w:val="19BB12FA"/>
    <w:rsid w:val="19CF827A"/>
    <w:rsid w:val="19CFFDAC"/>
    <w:rsid w:val="19D13A66"/>
    <w:rsid w:val="19D7602C"/>
    <w:rsid w:val="19D7C031"/>
    <w:rsid w:val="19DAAEF3"/>
    <w:rsid w:val="1A052766"/>
    <w:rsid w:val="1A1B44B0"/>
    <w:rsid w:val="1A1D9EEB"/>
    <w:rsid w:val="1A1DD3D4"/>
    <w:rsid w:val="1A21CE5A"/>
    <w:rsid w:val="1A2CC9A3"/>
    <w:rsid w:val="1A394471"/>
    <w:rsid w:val="1A39F496"/>
    <w:rsid w:val="1A3F596C"/>
    <w:rsid w:val="1A436524"/>
    <w:rsid w:val="1A446F18"/>
    <w:rsid w:val="1A4E1E05"/>
    <w:rsid w:val="1A5C7076"/>
    <w:rsid w:val="1A637C0D"/>
    <w:rsid w:val="1A661CB8"/>
    <w:rsid w:val="1A688DF8"/>
    <w:rsid w:val="1A6E33A3"/>
    <w:rsid w:val="1A768AF3"/>
    <w:rsid w:val="1A7FCDAC"/>
    <w:rsid w:val="1A819965"/>
    <w:rsid w:val="1AA05618"/>
    <w:rsid w:val="1ABD660B"/>
    <w:rsid w:val="1AC253F6"/>
    <w:rsid w:val="1ACF4818"/>
    <w:rsid w:val="1AD81A50"/>
    <w:rsid w:val="1AE37AF0"/>
    <w:rsid w:val="1AE5D952"/>
    <w:rsid w:val="1B10C461"/>
    <w:rsid w:val="1B17D966"/>
    <w:rsid w:val="1B1990F5"/>
    <w:rsid w:val="1B3F7F89"/>
    <w:rsid w:val="1B4B1C21"/>
    <w:rsid w:val="1B5354A1"/>
    <w:rsid w:val="1B53C9BD"/>
    <w:rsid w:val="1B5A4570"/>
    <w:rsid w:val="1B62288E"/>
    <w:rsid w:val="1B7B10FA"/>
    <w:rsid w:val="1B7E0892"/>
    <w:rsid w:val="1B7F9F0B"/>
    <w:rsid w:val="1B808EB0"/>
    <w:rsid w:val="1B83976B"/>
    <w:rsid w:val="1B8CFEB3"/>
    <w:rsid w:val="1B983348"/>
    <w:rsid w:val="1B9F7725"/>
    <w:rsid w:val="1BB5B137"/>
    <w:rsid w:val="1BC521C7"/>
    <w:rsid w:val="1BC5EB6B"/>
    <w:rsid w:val="1BCB7AF4"/>
    <w:rsid w:val="1BCC462E"/>
    <w:rsid w:val="1BD1D5B2"/>
    <w:rsid w:val="1BD4C2A2"/>
    <w:rsid w:val="1BD8E2D7"/>
    <w:rsid w:val="1BEB245D"/>
    <w:rsid w:val="1BEDA1AF"/>
    <w:rsid w:val="1BEEBD1A"/>
    <w:rsid w:val="1BF1214C"/>
    <w:rsid w:val="1BF27A8E"/>
    <w:rsid w:val="1BF7E960"/>
    <w:rsid w:val="1BFD2007"/>
    <w:rsid w:val="1BFEE582"/>
    <w:rsid w:val="1C00D569"/>
    <w:rsid w:val="1C052032"/>
    <w:rsid w:val="1C125B54"/>
    <w:rsid w:val="1C1BC628"/>
    <w:rsid w:val="1C2057F1"/>
    <w:rsid w:val="1C31CC8B"/>
    <w:rsid w:val="1C327828"/>
    <w:rsid w:val="1C406E55"/>
    <w:rsid w:val="1C4710A2"/>
    <w:rsid w:val="1C6553FC"/>
    <w:rsid w:val="1C6B402D"/>
    <w:rsid w:val="1C6EFB00"/>
    <w:rsid w:val="1C803C0E"/>
    <w:rsid w:val="1C80529A"/>
    <w:rsid w:val="1C832045"/>
    <w:rsid w:val="1C891E50"/>
    <w:rsid w:val="1C9CEC13"/>
    <w:rsid w:val="1C9DB60E"/>
    <w:rsid w:val="1CA193CE"/>
    <w:rsid w:val="1CA480E8"/>
    <w:rsid w:val="1CAC06CB"/>
    <w:rsid w:val="1CC1BCBC"/>
    <w:rsid w:val="1CC81AFF"/>
    <w:rsid w:val="1CDE7858"/>
    <w:rsid w:val="1CE6BFD9"/>
    <w:rsid w:val="1CE78A45"/>
    <w:rsid w:val="1CEFDEFF"/>
    <w:rsid w:val="1CF3C436"/>
    <w:rsid w:val="1CFDD0AE"/>
    <w:rsid w:val="1D02B539"/>
    <w:rsid w:val="1D06A434"/>
    <w:rsid w:val="1D0893C2"/>
    <w:rsid w:val="1D206FD6"/>
    <w:rsid w:val="1D2372BB"/>
    <w:rsid w:val="1D252999"/>
    <w:rsid w:val="1D2C531F"/>
    <w:rsid w:val="1D438B2A"/>
    <w:rsid w:val="1D4CB92E"/>
    <w:rsid w:val="1D518221"/>
    <w:rsid w:val="1D5298FD"/>
    <w:rsid w:val="1D5613E4"/>
    <w:rsid w:val="1D65BBDB"/>
    <w:rsid w:val="1D673BC1"/>
    <w:rsid w:val="1D6AE62E"/>
    <w:rsid w:val="1D794F86"/>
    <w:rsid w:val="1D7B1FDA"/>
    <w:rsid w:val="1D7D6536"/>
    <w:rsid w:val="1D8EC372"/>
    <w:rsid w:val="1D91E2B5"/>
    <w:rsid w:val="1D9C7F55"/>
    <w:rsid w:val="1DB22860"/>
    <w:rsid w:val="1DD54E4C"/>
    <w:rsid w:val="1DE647DC"/>
    <w:rsid w:val="1DEACB6E"/>
    <w:rsid w:val="1DEEEE2B"/>
    <w:rsid w:val="1DF3CE13"/>
    <w:rsid w:val="1DF5B535"/>
    <w:rsid w:val="1DFF9F36"/>
    <w:rsid w:val="1E09314E"/>
    <w:rsid w:val="1E1608A7"/>
    <w:rsid w:val="1E1D77FB"/>
    <w:rsid w:val="1E1D9B8B"/>
    <w:rsid w:val="1E27B077"/>
    <w:rsid w:val="1E33FE55"/>
    <w:rsid w:val="1E3E5769"/>
    <w:rsid w:val="1E45D41C"/>
    <w:rsid w:val="1E4B9989"/>
    <w:rsid w:val="1E55FD9D"/>
    <w:rsid w:val="1E5E91CB"/>
    <w:rsid w:val="1E6DD464"/>
    <w:rsid w:val="1E717D0B"/>
    <w:rsid w:val="1E7D1B90"/>
    <w:rsid w:val="1E9753C7"/>
    <w:rsid w:val="1EA35B26"/>
    <w:rsid w:val="1EB0FA32"/>
    <w:rsid w:val="1EB3969C"/>
    <w:rsid w:val="1EB3AC0B"/>
    <w:rsid w:val="1EC3E0C1"/>
    <w:rsid w:val="1EC58F41"/>
    <w:rsid w:val="1EC7F52A"/>
    <w:rsid w:val="1ECB549C"/>
    <w:rsid w:val="1EE5EFF3"/>
    <w:rsid w:val="1EED5282"/>
    <w:rsid w:val="1EF40E16"/>
    <w:rsid w:val="1EF5A48C"/>
    <w:rsid w:val="1F04307F"/>
    <w:rsid w:val="1F16CD37"/>
    <w:rsid w:val="1F19B6C2"/>
    <w:rsid w:val="1F2073D6"/>
    <w:rsid w:val="1F2234ED"/>
    <w:rsid w:val="1F294BD5"/>
    <w:rsid w:val="1F302042"/>
    <w:rsid w:val="1F308569"/>
    <w:rsid w:val="1F335F9A"/>
    <w:rsid w:val="1F420AAB"/>
    <w:rsid w:val="1F435559"/>
    <w:rsid w:val="1F52D782"/>
    <w:rsid w:val="1F56EF30"/>
    <w:rsid w:val="1F577D84"/>
    <w:rsid w:val="1F5DE1E7"/>
    <w:rsid w:val="1F6082D9"/>
    <w:rsid w:val="1F6BD665"/>
    <w:rsid w:val="1F71F403"/>
    <w:rsid w:val="1F742953"/>
    <w:rsid w:val="1F74CB1A"/>
    <w:rsid w:val="1F7A0889"/>
    <w:rsid w:val="1F7EF26E"/>
    <w:rsid w:val="1F80C5EB"/>
    <w:rsid w:val="1F83D7C2"/>
    <w:rsid w:val="1FA49B0B"/>
    <w:rsid w:val="1FA4E76C"/>
    <w:rsid w:val="1FAAD0AD"/>
    <w:rsid w:val="1FABF385"/>
    <w:rsid w:val="1FB839AF"/>
    <w:rsid w:val="1FB8F7CE"/>
    <w:rsid w:val="1FC84606"/>
    <w:rsid w:val="1FCFB8F6"/>
    <w:rsid w:val="1FD3DD28"/>
    <w:rsid w:val="1FD5A3A9"/>
    <w:rsid w:val="1FDE416F"/>
    <w:rsid w:val="1FDE9272"/>
    <w:rsid w:val="1FE3E26C"/>
    <w:rsid w:val="1FE41C86"/>
    <w:rsid w:val="1FEA9B00"/>
    <w:rsid w:val="1FFF22AE"/>
    <w:rsid w:val="2004AFEB"/>
    <w:rsid w:val="2007A3AB"/>
    <w:rsid w:val="200A7201"/>
    <w:rsid w:val="201D4AD1"/>
    <w:rsid w:val="201EDD83"/>
    <w:rsid w:val="2020F9A3"/>
    <w:rsid w:val="20246CF6"/>
    <w:rsid w:val="202B112B"/>
    <w:rsid w:val="202DEA74"/>
    <w:rsid w:val="204BF6C1"/>
    <w:rsid w:val="204FD797"/>
    <w:rsid w:val="2054CFE7"/>
    <w:rsid w:val="20664283"/>
    <w:rsid w:val="20679E1A"/>
    <w:rsid w:val="206EC170"/>
    <w:rsid w:val="206F532D"/>
    <w:rsid w:val="207BE5A1"/>
    <w:rsid w:val="20824289"/>
    <w:rsid w:val="209511ED"/>
    <w:rsid w:val="209FFC92"/>
    <w:rsid w:val="20A1A118"/>
    <w:rsid w:val="20BE02C5"/>
    <w:rsid w:val="20BEA71F"/>
    <w:rsid w:val="20CEB6C9"/>
    <w:rsid w:val="20D26713"/>
    <w:rsid w:val="20D41FA9"/>
    <w:rsid w:val="20D6898C"/>
    <w:rsid w:val="20D6A286"/>
    <w:rsid w:val="20E27D53"/>
    <w:rsid w:val="20F83F2B"/>
    <w:rsid w:val="21003F2F"/>
    <w:rsid w:val="2102E3FF"/>
    <w:rsid w:val="212E7D74"/>
    <w:rsid w:val="21547B14"/>
    <w:rsid w:val="216469F0"/>
    <w:rsid w:val="21681900"/>
    <w:rsid w:val="216FED36"/>
    <w:rsid w:val="21817754"/>
    <w:rsid w:val="2193F3B3"/>
    <w:rsid w:val="219ADAD1"/>
    <w:rsid w:val="219C4F67"/>
    <w:rsid w:val="219E4F77"/>
    <w:rsid w:val="21A3A0AF"/>
    <w:rsid w:val="21AF51C9"/>
    <w:rsid w:val="21B7E313"/>
    <w:rsid w:val="21BC3AD6"/>
    <w:rsid w:val="21CD965D"/>
    <w:rsid w:val="21D2B8B2"/>
    <w:rsid w:val="21D4CB18"/>
    <w:rsid w:val="21DCD4DA"/>
    <w:rsid w:val="21EF5779"/>
    <w:rsid w:val="22106EF8"/>
    <w:rsid w:val="22218EF9"/>
    <w:rsid w:val="2223316C"/>
    <w:rsid w:val="223E3AAA"/>
    <w:rsid w:val="223FCE6E"/>
    <w:rsid w:val="22448E96"/>
    <w:rsid w:val="225A7780"/>
    <w:rsid w:val="2269D259"/>
    <w:rsid w:val="2272EA78"/>
    <w:rsid w:val="22791C20"/>
    <w:rsid w:val="227D8CF9"/>
    <w:rsid w:val="2283E7D6"/>
    <w:rsid w:val="2284E5B7"/>
    <w:rsid w:val="2287C3E8"/>
    <w:rsid w:val="228B02B4"/>
    <w:rsid w:val="228E6577"/>
    <w:rsid w:val="22969EED"/>
    <w:rsid w:val="2297997C"/>
    <w:rsid w:val="229F552D"/>
    <w:rsid w:val="22BB3F98"/>
    <w:rsid w:val="22BC4100"/>
    <w:rsid w:val="22BF91D0"/>
    <w:rsid w:val="22C23A40"/>
    <w:rsid w:val="22DFF928"/>
    <w:rsid w:val="22E6931F"/>
    <w:rsid w:val="22E76C28"/>
    <w:rsid w:val="22EDDB83"/>
    <w:rsid w:val="22F87A01"/>
    <w:rsid w:val="2307B895"/>
    <w:rsid w:val="231977E2"/>
    <w:rsid w:val="2327E7AB"/>
    <w:rsid w:val="2341AC08"/>
    <w:rsid w:val="23455DA1"/>
    <w:rsid w:val="2345ADD7"/>
    <w:rsid w:val="235D61E5"/>
    <w:rsid w:val="23627FD2"/>
    <w:rsid w:val="23703E08"/>
    <w:rsid w:val="2373AB1F"/>
    <w:rsid w:val="23757CEF"/>
    <w:rsid w:val="23840E09"/>
    <w:rsid w:val="23863DCC"/>
    <w:rsid w:val="238C49AF"/>
    <w:rsid w:val="238CD969"/>
    <w:rsid w:val="239774D6"/>
    <w:rsid w:val="239944C2"/>
    <w:rsid w:val="239C1C1F"/>
    <w:rsid w:val="23A0F00E"/>
    <w:rsid w:val="23B019B8"/>
    <w:rsid w:val="23B24629"/>
    <w:rsid w:val="23BD583D"/>
    <w:rsid w:val="23C5F22B"/>
    <w:rsid w:val="23DA209A"/>
    <w:rsid w:val="23E1DB17"/>
    <w:rsid w:val="23E8736C"/>
    <w:rsid w:val="2406294C"/>
    <w:rsid w:val="240E9814"/>
    <w:rsid w:val="24122148"/>
    <w:rsid w:val="2412B7F0"/>
    <w:rsid w:val="2412E96E"/>
    <w:rsid w:val="2418B03F"/>
    <w:rsid w:val="243B2E9F"/>
    <w:rsid w:val="24530E46"/>
    <w:rsid w:val="2465A396"/>
    <w:rsid w:val="2465E685"/>
    <w:rsid w:val="2470B728"/>
    <w:rsid w:val="2470B77F"/>
    <w:rsid w:val="24733CE7"/>
    <w:rsid w:val="2479BF42"/>
    <w:rsid w:val="2479D15F"/>
    <w:rsid w:val="248EFD5C"/>
    <w:rsid w:val="249B2FDE"/>
    <w:rsid w:val="249D57A6"/>
    <w:rsid w:val="24A18D11"/>
    <w:rsid w:val="24A27EA3"/>
    <w:rsid w:val="24B26CB5"/>
    <w:rsid w:val="24B54EA3"/>
    <w:rsid w:val="24B66EE8"/>
    <w:rsid w:val="24BCADD7"/>
    <w:rsid w:val="24BF95F6"/>
    <w:rsid w:val="24C98228"/>
    <w:rsid w:val="24D8BCC6"/>
    <w:rsid w:val="24E40F6D"/>
    <w:rsid w:val="24EC5B9E"/>
    <w:rsid w:val="24F50289"/>
    <w:rsid w:val="25021A64"/>
    <w:rsid w:val="250743D9"/>
    <w:rsid w:val="250A365C"/>
    <w:rsid w:val="2511A728"/>
    <w:rsid w:val="25271C7C"/>
    <w:rsid w:val="2529B1CE"/>
    <w:rsid w:val="253453F0"/>
    <w:rsid w:val="253F9A8A"/>
    <w:rsid w:val="255438CA"/>
    <w:rsid w:val="256AEB28"/>
    <w:rsid w:val="256C4C0D"/>
    <w:rsid w:val="256D5280"/>
    <w:rsid w:val="256E5F4E"/>
    <w:rsid w:val="25787370"/>
    <w:rsid w:val="2593394A"/>
    <w:rsid w:val="2594BE23"/>
    <w:rsid w:val="259585C9"/>
    <w:rsid w:val="25981E61"/>
    <w:rsid w:val="259E99B6"/>
    <w:rsid w:val="25A1A8A3"/>
    <w:rsid w:val="25A42954"/>
    <w:rsid w:val="25AB445E"/>
    <w:rsid w:val="25B726F0"/>
    <w:rsid w:val="25C8197B"/>
    <w:rsid w:val="25CC82B2"/>
    <w:rsid w:val="25D71A28"/>
    <w:rsid w:val="25E15CED"/>
    <w:rsid w:val="25E39027"/>
    <w:rsid w:val="25E48450"/>
    <w:rsid w:val="25E4FFF0"/>
    <w:rsid w:val="25E6AB95"/>
    <w:rsid w:val="25EF52A7"/>
    <w:rsid w:val="25F5269C"/>
    <w:rsid w:val="25FB3954"/>
    <w:rsid w:val="260FD0BD"/>
    <w:rsid w:val="26162D8A"/>
    <w:rsid w:val="26310FC7"/>
    <w:rsid w:val="2637E0E4"/>
    <w:rsid w:val="263E579A"/>
    <w:rsid w:val="2648E647"/>
    <w:rsid w:val="26556146"/>
    <w:rsid w:val="265AF88F"/>
    <w:rsid w:val="265B6657"/>
    <w:rsid w:val="265ED42A"/>
    <w:rsid w:val="2660B123"/>
    <w:rsid w:val="2660E396"/>
    <w:rsid w:val="26675A19"/>
    <w:rsid w:val="2677C316"/>
    <w:rsid w:val="2677F9D2"/>
    <w:rsid w:val="267BBF91"/>
    <w:rsid w:val="267BEEB3"/>
    <w:rsid w:val="2686BE8A"/>
    <w:rsid w:val="26921DDE"/>
    <w:rsid w:val="26DA9ABA"/>
    <w:rsid w:val="26DB56C4"/>
    <w:rsid w:val="26DFFD77"/>
    <w:rsid w:val="26E1120B"/>
    <w:rsid w:val="26E55728"/>
    <w:rsid w:val="270335DA"/>
    <w:rsid w:val="270413CD"/>
    <w:rsid w:val="2708C0C8"/>
    <w:rsid w:val="270DC8B5"/>
    <w:rsid w:val="270EE5D4"/>
    <w:rsid w:val="270FA631"/>
    <w:rsid w:val="27133316"/>
    <w:rsid w:val="271C3840"/>
    <w:rsid w:val="271FE21F"/>
    <w:rsid w:val="272624DD"/>
    <w:rsid w:val="2727D902"/>
    <w:rsid w:val="272FA635"/>
    <w:rsid w:val="273108BF"/>
    <w:rsid w:val="273BCF19"/>
    <w:rsid w:val="273ED3C7"/>
    <w:rsid w:val="274556DB"/>
    <w:rsid w:val="2747D502"/>
    <w:rsid w:val="274AB6EB"/>
    <w:rsid w:val="274BFF96"/>
    <w:rsid w:val="274F9FE1"/>
    <w:rsid w:val="275F6F14"/>
    <w:rsid w:val="2760E744"/>
    <w:rsid w:val="276C6F18"/>
    <w:rsid w:val="276C95B6"/>
    <w:rsid w:val="2775B469"/>
    <w:rsid w:val="277978D0"/>
    <w:rsid w:val="2779890F"/>
    <w:rsid w:val="277C60DD"/>
    <w:rsid w:val="27804AE2"/>
    <w:rsid w:val="27821955"/>
    <w:rsid w:val="2782A1E6"/>
    <w:rsid w:val="278AD354"/>
    <w:rsid w:val="278BF535"/>
    <w:rsid w:val="278C9FFE"/>
    <w:rsid w:val="2791338F"/>
    <w:rsid w:val="27946394"/>
    <w:rsid w:val="27B6E004"/>
    <w:rsid w:val="27C3AEE8"/>
    <w:rsid w:val="27DDCEC6"/>
    <w:rsid w:val="27F9E813"/>
    <w:rsid w:val="2800BDB3"/>
    <w:rsid w:val="28040CE5"/>
    <w:rsid w:val="280DF38B"/>
    <w:rsid w:val="281D58EC"/>
    <w:rsid w:val="282245C2"/>
    <w:rsid w:val="2822FB43"/>
    <w:rsid w:val="282A180D"/>
    <w:rsid w:val="2842FDE7"/>
    <w:rsid w:val="284A24AE"/>
    <w:rsid w:val="284CFF48"/>
    <w:rsid w:val="2854D2EC"/>
    <w:rsid w:val="285671FC"/>
    <w:rsid w:val="28598AC0"/>
    <w:rsid w:val="285FB5E5"/>
    <w:rsid w:val="28755EE9"/>
    <w:rsid w:val="28787F98"/>
    <w:rsid w:val="287AA52F"/>
    <w:rsid w:val="287D0A12"/>
    <w:rsid w:val="2884CDA8"/>
    <w:rsid w:val="28878917"/>
    <w:rsid w:val="28AAB635"/>
    <w:rsid w:val="28ABE7C9"/>
    <w:rsid w:val="28BB034B"/>
    <w:rsid w:val="28BCD6FD"/>
    <w:rsid w:val="28C13066"/>
    <w:rsid w:val="28CC1FC0"/>
    <w:rsid w:val="28CCD920"/>
    <w:rsid w:val="28D47729"/>
    <w:rsid w:val="28D7F528"/>
    <w:rsid w:val="28EBE3FB"/>
    <w:rsid w:val="28EC5920"/>
    <w:rsid w:val="28F71550"/>
    <w:rsid w:val="290CF66A"/>
    <w:rsid w:val="292167C9"/>
    <w:rsid w:val="29220CC6"/>
    <w:rsid w:val="29233446"/>
    <w:rsid w:val="29290670"/>
    <w:rsid w:val="292F8C8A"/>
    <w:rsid w:val="2937F4AD"/>
    <w:rsid w:val="29381F6D"/>
    <w:rsid w:val="293B66D6"/>
    <w:rsid w:val="29462BFB"/>
    <w:rsid w:val="294FD8A1"/>
    <w:rsid w:val="2951A981"/>
    <w:rsid w:val="295396AF"/>
    <w:rsid w:val="29560089"/>
    <w:rsid w:val="29562CCF"/>
    <w:rsid w:val="29692F57"/>
    <w:rsid w:val="296CBB8A"/>
    <w:rsid w:val="297A84A2"/>
    <w:rsid w:val="29816AFA"/>
    <w:rsid w:val="2983B824"/>
    <w:rsid w:val="2997AF3E"/>
    <w:rsid w:val="29B2C9F7"/>
    <w:rsid w:val="29BA5405"/>
    <w:rsid w:val="29BAA022"/>
    <w:rsid w:val="29D7B9A0"/>
    <w:rsid w:val="29E019DE"/>
    <w:rsid w:val="29FB4DC2"/>
    <w:rsid w:val="29FC7B59"/>
    <w:rsid w:val="2A1893F6"/>
    <w:rsid w:val="2A302BAB"/>
    <w:rsid w:val="2A421092"/>
    <w:rsid w:val="2A4E64D9"/>
    <w:rsid w:val="2A520794"/>
    <w:rsid w:val="2A599BA7"/>
    <w:rsid w:val="2A5B3714"/>
    <w:rsid w:val="2A607000"/>
    <w:rsid w:val="2A63E573"/>
    <w:rsid w:val="2A68A981"/>
    <w:rsid w:val="2A782E3B"/>
    <w:rsid w:val="2AA2EF32"/>
    <w:rsid w:val="2AA3C02A"/>
    <w:rsid w:val="2AAF2282"/>
    <w:rsid w:val="2AB26A9A"/>
    <w:rsid w:val="2AB62488"/>
    <w:rsid w:val="2AB8CA92"/>
    <w:rsid w:val="2ABAE172"/>
    <w:rsid w:val="2ABE9A0B"/>
    <w:rsid w:val="2AC0F41D"/>
    <w:rsid w:val="2AC56C62"/>
    <w:rsid w:val="2AC84535"/>
    <w:rsid w:val="2AEA7CD0"/>
    <w:rsid w:val="2AEDAF73"/>
    <w:rsid w:val="2AFDF489"/>
    <w:rsid w:val="2AFF40C7"/>
    <w:rsid w:val="2B002528"/>
    <w:rsid w:val="2B02814E"/>
    <w:rsid w:val="2B162184"/>
    <w:rsid w:val="2B1F4028"/>
    <w:rsid w:val="2B2ACB97"/>
    <w:rsid w:val="2B4703E0"/>
    <w:rsid w:val="2B4B504A"/>
    <w:rsid w:val="2B56F7B5"/>
    <w:rsid w:val="2B5B5087"/>
    <w:rsid w:val="2B6174B5"/>
    <w:rsid w:val="2B648522"/>
    <w:rsid w:val="2B67B138"/>
    <w:rsid w:val="2B8F1656"/>
    <w:rsid w:val="2B910FC6"/>
    <w:rsid w:val="2B9528A3"/>
    <w:rsid w:val="2B9CACCA"/>
    <w:rsid w:val="2BA0D651"/>
    <w:rsid w:val="2BBEE7F0"/>
    <w:rsid w:val="2BC35BCA"/>
    <w:rsid w:val="2BC77029"/>
    <w:rsid w:val="2BD4133C"/>
    <w:rsid w:val="2BD53D57"/>
    <w:rsid w:val="2BD6FCF1"/>
    <w:rsid w:val="2BF772EC"/>
    <w:rsid w:val="2BFBF386"/>
    <w:rsid w:val="2BFECD67"/>
    <w:rsid w:val="2C0F9DC3"/>
    <w:rsid w:val="2C2007E3"/>
    <w:rsid w:val="2C244AA5"/>
    <w:rsid w:val="2C36B150"/>
    <w:rsid w:val="2C39AF5D"/>
    <w:rsid w:val="2C3FCD08"/>
    <w:rsid w:val="2C4930A8"/>
    <w:rsid w:val="2C49EF39"/>
    <w:rsid w:val="2C559E86"/>
    <w:rsid w:val="2C60600D"/>
    <w:rsid w:val="2C613CC3"/>
    <w:rsid w:val="2C67CF37"/>
    <w:rsid w:val="2C799581"/>
    <w:rsid w:val="2C954AB1"/>
    <w:rsid w:val="2CAC03AB"/>
    <w:rsid w:val="2CB051DB"/>
    <w:rsid w:val="2CB06C88"/>
    <w:rsid w:val="2CC96E53"/>
    <w:rsid w:val="2CC9962B"/>
    <w:rsid w:val="2CCFFFEE"/>
    <w:rsid w:val="2CD4EBCF"/>
    <w:rsid w:val="2CDD80E1"/>
    <w:rsid w:val="2CFE24B3"/>
    <w:rsid w:val="2D0EA1D3"/>
    <w:rsid w:val="2D23B0CB"/>
    <w:rsid w:val="2D2E3E00"/>
    <w:rsid w:val="2D342867"/>
    <w:rsid w:val="2D370C67"/>
    <w:rsid w:val="2D37821C"/>
    <w:rsid w:val="2D39C107"/>
    <w:rsid w:val="2D3CD8E1"/>
    <w:rsid w:val="2D43F137"/>
    <w:rsid w:val="2D4459F7"/>
    <w:rsid w:val="2D468CEB"/>
    <w:rsid w:val="2D669EEE"/>
    <w:rsid w:val="2D70D9AC"/>
    <w:rsid w:val="2D721264"/>
    <w:rsid w:val="2D859C82"/>
    <w:rsid w:val="2D98057E"/>
    <w:rsid w:val="2D9E769D"/>
    <w:rsid w:val="2DAE667C"/>
    <w:rsid w:val="2DBAFD67"/>
    <w:rsid w:val="2DC51D19"/>
    <w:rsid w:val="2DD2E7F8"/>
    <w:rsid w:val="2DDAC0FB"/>
    <w:rsid w:val="2DE83A5C"/>
    <w:rsid w:val="2DEF949D"/>
    <w:rsid w:val="2E0AA9D5"/>
    <w:rsid w:val="2E1611B6"/>
    <w:rsid w:val="2E18E929"/>
    <w:rsid w:val="2E1921A1"/>
    <w:rsid w:val="2E203FB3"/>
    <w:rsid w:val="2E338116"/>
    <w:rsid w:val="2E36DD75"/>
    <w:rsid w:val="2E4412F8"/>
    <w:rsid w:val="2E446CDB"/>
    <w:rsid w:val="2E4C3A93"/>
    <w:rsid w:val="2E4C799C"/>
    <w:rsid w:val="2E53296F"/>
    <w:rsid w:val="2E6BC63D"/>
    <w:rsid w:val="2E6C63BD"/>
    <w:rsid w:val="2E814F1E"/>
    <w:rsid w:val="2E84769D"/>
    <w:rsid w:val="2E952881"/>
    <w:rsid w:val="2E962525"/>
    <w:rsid w:val="2E9A7FB5"/>
    <w:rsid w:val="2E9BE48C"/>
    <w:rsid w:val="2EB6C098"/>
    <w:rsid w:val="2ECE184A"/>
    <w:rsid w:val="2ED26015"/>
    <w:rsid w:val="2EDD3C15"/>
    <w:rsid w:val="2EDD5884"/>
    <w:rsid w:val="2EF1DA02"/>
    <w:rsid w:val="2EFB3038"/>
    <w:rsid w:val="2F0097F5"/>
    <w:rsid w:val="2F049FEE"/>
    <w:rsid w:val="2F0A933D"/>
    <w:rsid w:val="2F1D82C5"/>
    <w:rsid w:val="2F1EB2EA"/>
    <w:rsid w:val="2F4B01AC"/>
    <w:rsid w:val="2F518129"/>
    <w:rsid w:val="2F6238D7"/>
    <w:rsid w:val="2F62AFCC"/>
    <w:rsid w:val="2F75D2A2"/>
    <w:rsid w:val="2F81B4D5"/>
    <w:rsid w:val="2F839395"/>
    <w:rsid w:val="2F90938C"/>
    <w:rsid w:val="2F9965D5"/>
    <w:rsid w:val="2F9E0BD7"/>
    <w:rsid w:val="2FA4C406"/>
    <w:rsid w:val="2FAC68D9"/>
    <w:rsid w:val="2FB13643"/>
    <w:rsid w:val="2FB1D67A"/>
    <w:rsid w:val="2FCAC5B9"/>
    <w:rsid w:val="2FD63898"/>
    <w:rsid w:val="2FD9789F"/>
    <w:rsid w:val="2FDC0FC8"/>
    <w:rsid w:val="2FE7C664"/>
    <w:rsid w:val="2FEAFA1F"/>
    <w:rsid w:val="2FF377E5"/>
    <w:rsid w:val="2FF6052E"/>
    <w:rsid w:val="2FFA8E23"/>
    <w:rsid w:val="300004C1"/>
    <w:rsid w:val="30049134"/>
    <w:rsid w:val="3007A87B"/>
    <w:rsid w:val="3008A191"/>
    <w:rsid w:val="300FB5D0"/>
    <w:rsid w:val="30146161"/>
    <w:rsid w:val="30330F7B"/>
    <w:rsid w:val="303D2A23"/>
    <w:rsid w:val="304134A3"/>
    <w:rsid w:val="304C7655"/>
    <w:rsid w:val="3050F651"/>
    <w:rsid w:val="30719F8F"/>
    <w:rsid w:val="308064AA"/>
    <w:rsid w:val="30970099"/>
    <w:rsid w:val="30A453B1"/>
    <w:rsid w:val="30AA82BA"/>
    <w:rsid w:val="30AC669C"/>
    <w:rsid w:val="30AD3787"/>
    <w:rsid w:val="30BD71BD"/>
    <w:rsid w:val="30C0ADA7"/>
    <w:rsid w:val="30C2EAC2"/>
    <w:rsid w:val="30C6C0AA"/>
    <w:rsid w:val="30CC2C83"/>
    <w:rsid w:val="30CEEC1F"/>
    <w:rsid w:val="30D79441"/>
    <w:rsid w:val="30DA3EBE"/>
    <w:rsid w:val="30ED54BC"/>
    <w:rsid w:val="30EEE9CA"/>
    <w:rsid w:val="30EFDB2B"/>
    <w:rsid w:val="30F0A4A8"/>
    <w:rsid w:val="30FB7F58"/>
    <w:rsid w:val="30FFE21B"/>
    <w:rsid w:val="3108745C"/>
    <w:rsid w:val="311607C5"/>
    <w:rsid w:val="31197FD3"/>
    <w:rsid w:val="3119EC48"/>
    <w:rsid w:val="31206D1A"/>
    <w:rsid w:val="31298435"/>
    <w:rsid w:val="31376716"/>
    <w:rsid w:val="31402AAD"/>
    <w:rsid w:val="315AAAC3"/>
    <w:rsid w:val="315EB62F"/>
    <w:rsid w:val="31636159"/>
    <w:rsid w:val="3164A5FA"/>
    <w:rsid w:val="316FD2A4"/>
    <w:rsid w:val="31779FA3"/>
    <w:rsid w:val="317B86E5"/>
    <w:rsid w:val="317D7F29"/>
    <w:rsid w:val="31902B80"/>
    <w:rsid w:val="31A27093"/>
    <w:rsid w:val="31A8A1AE"/>
    <w:rsid w:val="31B12A80"/>
    <w:rsid w:val="31B137C1"/>
    <w:rsid w:val="31B5D64F"/>
    <w:rsid w:val="31C412EE"/>
    <w:rsid w:val="31C7B276"/>
    <w:rsid w:val="31D33740"/>
    <w:rsid w:val="31DDCA7E"/>
    <w:rsid w:val="31E1F7F7"/>
    <w:rsid w:val="31E2266C"/>
    <w:rsid w:val="31E51F6B"/>
    <w:rsid w:val="31E5BB55"/>
    <w:rsid w:val="31E72083"/>
    <w:rsid w:val="31EBC258"/>
    <w:rsid w:val="31ED02B2"/>
    <w:rsid w:val="31F75444"/>
    <w:rsid w:val="31FAC2D0"/>
    <w:rsid w:val="3202FD7D"/>
    <w:rsid w:val="32256CBE"/>
    <w:rsid w:val="32287239"/>
    <w:rsid w:val="322B15F3"/>
    <w:rsid w:val="3230E311"/>
    <w:rsid w:val="3232858F"/>
    <w:rsid w:val="3238E2F9"/>
    <w:rsid w:val="3247698B"/>
    <w:rsid w:val="32511CAB"/>
    <w:rsid w:val="325FB991"/>
    <w:rsid w:val="3261BC7E"/>
    <w:rsid w:val="3262A163"/>
    <w:rsid w:val="326E6F14"/>
    <w:rsid w:val="3279581B"/>
    <w:rsid w:val="327B00BB"/>
    <w:rsid w:val="327E9D25"/>
    <w:rsid w:val="32815816"/>
    <w:rsid w:val="32898780"/>
    <w:rsid w:val="329F97BB"/>
    <w:rsid w:val="32A6A9E0"/>
    <w:rsid w:val="32AFA821"/>
    <w:rsid w:val="32C07CF7"/>
    <w:rsid w:val="32E64346"/>
    <w:rsid w:val="32F196AD"/>
    <w:rsid w:val="3303D40C"/>
    <w:rsid w:val="331297CE"/>
    <w:rsid w:val="3324FF64"/>
    <w:rsid w:val="3325EA16"/>
    <w:rsid w:val="3325FE0A"/>
    <w:rsid w:val="3334CE4D"/>
    <w:rsid w:val="33543FB1"/>
    <w:rsid w:val="33549F0D"/>
    <w:rsid w:val="33578698"/>
    <w:rsid w:val="335787D7"/>
    <w:rsid w:val="336C015D"/>
    <w:rsid w:val="33796CAA"/>
    <w:rsid w:val="337D235F"/>
    <w:rsid w:val="33896DD1"/>
    <w:rsid w:val="3389CCF7"/>
    <w:rsid w:val="338B3FB3"/>
    <w:rsid w:val="338F1C82"/>
    <w:rsid w:val="3392FA7F"/>
    <w:rsid w:val="339509FA"/>
    <w:rsid w:val="339B948F"/>
    <w:rsid w:val="33A69256"/>
    <w:rsid w:val="33AE061D"/>
    <w:rsid w:val="33B167C9"/>
    <w:rsid w:val="33B4D008"/>
    <w:rsid w:val="33B5EBC1"/>
    <w:rsid w:val="33B70542"/>
    <w:rsid w:val="33B7FF94"/>
    <w:rsid w:val="33C1430D"/>
    <w:rsid w:val="33C5017E"/>
    <w:rsid w:val="33CA1AFC"/>
    <w:rsid w:val="33D29FE8"/>
    <w:rsid w:val="33D58D2F"/>
    <w:rsid w:val="33D8949B"/>
    <w:rsid w:val="33D92F57"/>
    <w:rsid w:val="33E6CFAE"/>
    <w:rsid w:val="33F3B613"/>
    <w:rsid w:val="34173418"/>
    <w:rsid w:val="342311A5"/>
    <w:rsid w:val="34233D26"/>
    <w:rsid w:val="3425A53D"/>
    <w:rsid w:val="3438CF1D"/>
    <w:rsid w:val="3439E686"/>
    <w:rsid w:val="343A24D0"/>
    <w:rsid w:val="344F5DE1"/>
    <w:rsid w:val="345225C9"/>
    <w:rsid w:val="345DC580"/>
    <w:rsid w:val="34803152"/>
    <w:rsid w:val="34945113"/>
    <w:rsid w:val="34948F9C"/>
    <w:rsid w:val="34A0D8F5"/>
    <w:rsid w:val="34A1F416"/>
    <w:rsid w:val="34A7A6B3"/>
    <w:rsid w:val="34AAEE5F"/>
    <w:rsid w:val="34B620D1"/>
    <w:rsid w:val="34BF534C"/>
    <w:rsid w:val="34C4EF3A"/>
    <w:rsid w:val="34D169C4"/>
    <w:rsid w:val="34DBCE8B"/>
    <w:rsid w:val="34ED5A71"/>
    <w:rsid w:val="34F06427"/>
    <w:rsid w:val="34F6566C"/>
    <w:rsid w:val="35198AE6"/>
    <w:rsid w:val="35288C45"/>
    <w:rsid w:val="352F2304"/>
    <w:rsid w:val="353B1615"/>
    <w:rsid w:val="353B36E8"/>
    <w:rsid w:val="353EF57C"/>
    <w:rsid w:val="355078AD"/>
    <w:rsid w:val="35678DEC"/>
    <w:rsid w:val="3572EE18"/>
    <w:rsid w:val="35805DF6"/>
    <w:rsid w:val="3582D6EB"/>
    <w:rsid w:val="3582E69A"/>
    <w:rsid w:val="35865F77"/>
    <w:rsid w:val="35A3326D"/>
    <w:rsid w:val="35A5DFAF"/>
    <w:rsid w:val="35AFD9AD"/>
    <w:rsid w:val="35B2B53D"/>
    <w:rsid w:val="35B39C85"/>
    <w:rsid w:val="35BF4613"/>
    <w:rsid w:val="35DF669C"/>
    <w:rsid w:val="35E62B39"/>
    <w:rsid w:val="3623814D"/>
    <w:rsid w:val="36421E9C"/>
    <w:rsid w:val="3643FFEF"/>
    <w:rsid w:val="364656D9"/>
    <w:rsid w:val="364A2609"/>
    <w:rsid w:val="36521332"/>
    <w:rsid w:val="36614FEE"/>
    <w:rsid w:val="36780907"/>
    <w:rsid w:val="3678A832"/>
    <w:rsid w:val="367EA8BD"/>
    <w:rsid w:val="3693880B"/>
    <w:rsid w:val="369D7FF1"/>
    <w:rsid w:val="369DF11E"/>
    <w:rsid w:val="36A97B9C"/>
    <w:rsid w:val="36B15061"/>
    <w:rsid w:val="36B21D03"/>
    <w:rsid w:val="36B2CF7A"/>
    <w:rsid w:val="36C01E6F"/>
    <w:rsid w:val="36CABA30"/>
    <w:rsid w:val="36CFA872"/>
    <w:rsid w:val="36D014FD"/>
    <w:rsid w:val="36D3859D"/>
    <w:rsid w:val="36D4B458"/>
    <w:rsid w:val="36E100E5"/>
    <w:rsid w:val="36EBF020"/>
    <w:rsid w:val="36EE66F0"/>
    <w:rsid w:val="36EFC510"/>
    <w:rsid w:val="36F0BCED"/>
    <w:rsid w:val="37048F93"/>
    <w:rsid w:val="3705009B"/>
    <w:rsid w:val="37140BA2"/>
    <w:rsid w:val="37146AC5"/>
    <w:rsid w:val="37155E17"/>
    <w:rsid w:val="3716D814"/>
    <w:rsid w:val="371C5716"/>
    <w:rsid w:val="3722D153"/>
    <w:rsid w:val="372A7B81"/>
    <w:rsid w:val="372CDFFB"/>
    <w:rsid w:val="3730C755"/>
    <w:rsid w:val="37463304"/>
    <w:rsid w:val="37519485"/>
    <w:rsid w:val="3757A0ED"/>
    <w:rsid w:val="3758CBC7"/>
    <w:rsid w:val="375ACA43"/>
    <w:rsid w:val="3765B0E5"/>
    <w:rsid w:val="37794E06"/>
    <w:rsid w:val="378788F5"/>
    <w:rsid w:val="3792B32C"/>
    <w:rsid w:val="379DBE61"/>
    <w:rsid w:val="37A21DC2"/>
    <w:rsid w:val="37BB540B"/>
    <w:rsid w:val="37C94ED4"/>
    <w:rsid w:val="37E0CA0B"/>
    <w:rsid w:val="37E37A76"/>
    <w:rsid w:val="37EA15D2"/>
    <w:rsid w:val="37EA5C8B"/>
    <w:rsid w:val="37EBF817"/>
    <w:rsid w:val="37F5ED20"/>
    <w:rsid w:val="37FF8CA5"/>
    <w:rsid w:val="37FFD21D"/>
    <w:rsid w:val="38061456"/>
    <w:rsid w:val="3806B34F"/>
    <w:rsid w:val="38079BB4"/>
    <w:rsid w:val="38189639"/>
    <w:rsid w:val="38345ABB"/>
    <w:rsid w:val="3835243D"/>
    <w:rsid w:val="386319F6"/>
    <w:rsid w:val="386A26AD"/>
    <w:rsid w:val="386E9744"/>
    <w:rsid w:val="38714038"/>
    <w:rsid w:val="388E18F3"/>
    <w:rsid w:val="38A47653"/>
    <w:rsid w:val="38A492E6"/>
    <w:rsid w:val="38B73297"/>
    <w:rsid w:val="38B9943D"/>
    <w:rsid w:val="38BD7213"/>
    <w:rsid w:val="38CFEA84"/>
    <w:rsid w:val="38D58B55"/>
    <w:rsid w:val="38D93238"/>
    <w:rsid w:val="38FD98AE"/>
    <w:rsid w:val="3911155E"/>
    <w:rsid w:val="3928CAE1"/>
    <w:rsid w:val="39290845"/>
    <w:rsid w:val="392CA303"/>
    <w:rsid w:val="3935BA38"/>
    <w:rsid w:val="393EE00C"/>
    <w:rsid w:val="395907E0"/>
    <w:rsid w:val="39640AA5"/>
    <w:rsid w:val="396699BD"/>
    <w:rsid w:val="3967D9AD"/>
    <w:rsid w:val="397268C4"/>
    <w:rsid w:val="397383CF"/>
    <w:rsid w:val="398473FB"/>
    <w:rsid w:val="39873C1B"/>
    <w:rsid w:val="3998CE7E"/>
    <w:rsid w:val="399CD981"/>
    <w:rsid w:val="39A69108"/>
    <w:rsid w:val="39A90BB3"/>
    <w:rsid w:val="39B9E4F3"/>
    <w:rsid w:val="39BF965F"/>
    <w:rsid w:val="39CA742F"/>
    <w:rsid w:val="39CBBDCE"/>
    <w:rsid w:val="39D41DF7"/>
    <w:rsid w:val="39DFD00C"/>
    <w:rsid w:val="39E7A42F"/>
    <w:rsid w:val="39EF7F77"/>
    <w:rsid w:val="39F904A8"/>
    <w:rsid w:val="3A01376D"/>
    <w:rsid w:val="3A02A4AE"/>
    <w:rsid w:val="3A0802C5"/>
    <w:rsid w:val="3A15E001"/>
    <w:rsid w:val="3A18E8B2"/>
    <w:rsid w:val="3A1D9976"/>
    <w:rsid w:val="3A1F8785"/>
    <w:rsid w:val="3A245CE9"/>
    <w:rsid w:val="3A2530EB"/>
    <w:rsid w:val="3A273F1A"/>
    <w:rsid w:val="3A28B4D7"/>
    <w:rsid w:val="3A2A6C3B"/>
    <w:rsid w:val="3A368066"/>
    <w:rsid w:val="3A4C76D5"/>
    <w:rsid w:val="3A4EE536"/>
    <w:rsid w:val="3A59E70D"/>
    <w:rsid w:val="3A625AF9"/>
    <w:rsid w:val="3A781B81"/>
    <w:rsid w:val="3A7C57B5"/>
    <w:rsid w:val="3A8C1A4F"/>
    <w:rsid w:val="3A985A4A"/>
    <w:rsid w:val="3AB0BF75"/>
    <w:rsid w:val="3ACDC137"/>
    <w:rsid w:val="3ACEFE08"/>
    <w:rsid w:val="3AD02E21"/>
    <w:rsid w:val="3AE05F17"/>
    <w:rsid w:val="3AE77210"/>
    <w:rsid w:val="3AFE4372"/>
    <w:rsid w:val="3B020755"/>
    <w:rsid w:val="3B0570D5"/>
    <w:rsid w:val="3B08D5AF"/>
    <w:rsid w:val="3B100488"/>
    <w:rsid w:val="3B182AAB"/>
    <w:rsid w:val="3B20DC3D"/>
    <w:rsid w:val="3B214804"/>
    <w:rsid w:val="3B46DDF0"/>
    <w:rsid w:val="3B472095"/>
    <w:rsid w:val="3B5858FF"/>
    <w:rsid w:val="3B79DDEB"/>
    <w:rsid w:val="3B7FAAB7"/>
    <w:rsid w:val="3B80846B"/>
    <w:rsid w:val="3B846B31"/>
    <w:rsid w:val="3B8BA307"/>
    <w:rsid w:val="3B8C9930"/>
    <w:rsid w:val="3B926101"/>
    <w:rsid w:val="3B92B73C"/>
    <w:rsid w:val="3BA31B96"/>
    <w:rsid w:val="3BA48268"/>
    <w:rsid w:val="3BB39F7A"/>
    <w:rsid w:val="3BB3E0B0"/>
    <w:rsid w:val="3BD7866F"/>
    <w:rsid w:val="3BE1CE98"/>
    <w:rsid w:val="3BF13AB6"/>
    <w:rsid w:val="3BF681D0"/>
    <w:rsid w:val="3BF8B0E2"/>
    <w:rsid w:val="3C03A292"/>
    <w:rsid w:val="3C043359"/>
    <w:rsid w:val="3C07BD5A"/>
    <w:rsid w:val="3C164544"/>
    <w:rsid w:val="3C1918F6"/>
    <w:rsid w:val="3C2E6F64"/>
    <w:rsid w:val="3C321E1B"/>
    <w:rsid w:val="3C3601ED"/>
    <w:rsid w:val="3C3C6167"/>
    <w:rsid w:val="3C533497"/>
    <w:rsid w:val="3C72AEEA"/>
    <w:rsid w:val="3C78865B"/>
    <w:rsid w:val="3C795893"/>
    <w:rsid w:val="3C85713B"/>
    <w:rsid w:val="3C9421FE"/>
    <w:rsid w:val="3C9CD7E7"/>
    <w:rsid w:val="3CA35F5F"/>
    <w:rsid w:val="3CABD26F"/>
    <w:rsid w:val="3CB14831"/>
    <w:rsid w:val="3CC36CFD"/>
    <w:rsid w:val="3CED4FC4"/>
    <w:rsid w:val="3CF63F20"/>
    <w:rsid w:val="3CFA0597"/>
    <w:rsid w:val="3D005D69"/>
    <w:rsid w:val="3D0224F4"/>
    <w:rsid w:val="3D0D825A"/>
    <w:rsid w:val="3D10FFBA"/>
    <w:rsid w:val="3D1AF343"/>
    <w:rsid w:val="3D2A4593"/>
    <w:rsid w:val="3D2ACF1F"/>
    <w:rsid w:val="3D2E73A0"/>
    <w:rsid w:val="3D38D8C9"/>
    <w:rsid w:val="3D3F3D4C"/>
    <w:rsid w:val="3D401555"/>
    <w:rsid w:val="3D448434"/>
    <w:rsid w:val="3D484887"/>
    <w:rsid w:val="3D6DE80F"/>
    <w:rsid w:val="3D8014A3"/>
    <w:rsid w:val="3D84DA70"/>
    <w:rsid w:val="3D8533E5"/>
    <w:rsid w:val="3D897DD8"/>
    <w:rsid w:val="3D90E735"/>
    <w:rsid w:val="3D93EC38"/>
    <w:rsid w:val="3D95AC80"/>
    <w:rsid w:val="3D96646B"/>
    <w:rsid w:val="3D992E63"/>
    <w:rsid w:val="3DA76DA2"/>
    <w:rsid w:val="3DA8EB7A"/>
    <w:rsid w:val="3DA9B738"/>
    <w:rsid w:val="3DB1BBF5"/>
    <w:rsid w:val="3DC5A8B8"/>
    <w:rsid w:val="3DE45915"/>
    <w:rsid w:val="3DF060C2"/>
    <w:rsid w:val="3E08D5C2"/>
    <w:rsid w:val="3E09EE9B"/>
    <w:rsid w:val="3E127EA5"/>
    <w:rsid w:val="3E1B0C84"/>
    <w:rsid w:val="3E287FBB"/>
    <w:rsid w:val="3E3B0048"/>
    <w:rsid w:val="3E49E7FC"/>
    <w:rsid w:val="3E4A0441"/>
    <w:rsid w:val="3E4F32B8"/>
    <w:rsid w:val="3E56F551"/>
    <w:rsid w:val="3E599282"/>
    <w:rsid w:val="3E5C6F82"/>
    <w:rsid w:val="3E5E50B7"/>
    <w:rsid w:val="3E7A95D9"/>
    <w:rsid w:val="3E83CB7B"/>
    <w:rsid w:val="3E854BC0"/>
    <w:rsid w:val="3E91CF8A"/>
    <w:rsid w:val="3E925352"/>
    <w:rsid w:val="3E9581F3"/>
    <w:rsid w:val="3EA81E38"/>
    <w:rsid w:val="3EAF3B37"/>
    <w:rsid w:val="3EE4E726"/>
    <w:rsid w:val="3EEF10C4"/>
    <w:rsid w:val="3EFD934F"/>
    <w:rsid w:val="3F04568F"/>
    <w:rsid w:val="3F1171E7"/>
    <w:rsid w:val="3F133AA8"/>
    <w:rsid w:val="3F143A5D"/>
    <w:rsid w:val="3F16BF19"/>
    <w:rsid w:val="3F1A1870"/>
    <w:rsid w:val="3F1D42E2"/>
    <w:rsid w:val="3F216836"/>
    <w:rsid w:val="3F283326"/>
    <w:rsid w:val="3F29DAC2"/>
    <w:rsid w:val="3F2DE7CA"/>
    <w:rsid w:val="3F455304"/>
    <w:rsid w:val="3F4A1B8A"/>
    <w:rsid w:val="3F517F74"/>
    <w:rsid w:val="3F54F7E6"/>
    <w:rsid w:val="3F59E493"/>
    <w:rsid w:val="3F6CDA48"/>
    <w:rsid w:val="3F77EE10"/>
    <w:rsid w:val="3F7FC2A0"/>
    <w:rsid w:val="3F8995C0"/>
    <w:rsid w:val="3F9212D0"/>
    <w:rsid w:val="3FA1B521"/>
    <w:rsid w:val="3FA284A4"/>
    <w:rsid w:val="3FA3A03A"/>
    <w:rsid w:val="3FBAE8D1"/>
    <w:rsid w:val="3FBF2CF8"/>
    <w:rsid w:val="3FCFBBC8"/>
    <w:rsid w:val="3FD20D92"/>
    <w:rsid w:val="3FD45BCF"/>
    <w:rsid w:val="3FE2022D"/>
    <w:rsid w:val="3FF0622E"/>
    <w:rsid w:val="4003EA36"/>
    <w:rsid w:val="401CECFE"/>
    <w:rsid w:val="402C1C32"/>
    <w:rsid w:val="40640B13"/>
    <w:rsid w:val="407FE6DD"/>
    <w:rsid w:val="4090C70F"/>
    <w:rsid w:val="409F04F7"/>
    <w:rsid w:val="40A8C8CF"/>
    <w:rsid w:val="40C2B694"/>
    <w:rsid w:val="40CAA982"/>
    <w:rsid w:val="40DF8D6E"/>
    <w:rsid w:val="40E0DE00"/>
    <w:rsid w:val="40E1066A"/>
    <w:rsid w:val="40E476DE"/>
    <w:rsid w:val="40F27BC1"/>
    <w:rsid w:val="40F44325"/>
    <w:rsid w:val="410F77B1"/>
    <w:rsid w:val="41200DCB"/>
    <w:rsid w:val="4124ACAF"/>
    <w:rsid w:val="412C80DA"/>
    <w:rsid w:val="41325539"/>
    <w:rsid w:val="413B33AE"/>
    <w:rsid w:val="415E7968"/>
    <w:rsid w:val="416A42D0"/>
    <w:rsid w:val="417A1460"/>
    <w:rsid w:val="41912E0D"/>
    <w:rsid w:val="41AB856A"/>
    <w:rsid w:val="41B41109"/>
    <w:rsid w:val="41BCC209"/>
    <w:rsid w:val="41C9076D"/>
    <w:rsid w:val="41D1B318"/>
    <w:rsid w:val="41D267EC"/>
    <w:rsid w:val="41D74C3E"/>
    <w:rsid w:val="41DD4CF0"/>
    <w:rsid w:val="41E259BC"/>
    <w:rsid w:val="41FAF13A"/>
    <w:rsid w:val="420347C4"/>
    <w:rsid w:val="4217F557"/>
    <w:rsid w:val="421D297F"/>
    <w:rsid w:val="4223FA97"/>
    <w:rsid w:val="42279911"/>
    <w:rsid w:val="4228BB71"/>
    <w:rsid w:val="42340711"/>
    <w:rsid w:val="42572A89"/>
    <w:rsid w:val="425D5419"/>
    <w:rsid w:val="426ABD01"/>
    <w:rsid w:val="426BF01D"/>
    <w:rsid w:val="4270C102"/>
    <w:rsid w:val="42733FB8"/>
    <w:rsid w:val="427C6571"/>
    <w:rsid w:val="427E9D73"/>
    <w:rsid w:val="428E6996"/>
    <w:rsid w:val="4296D03E"/>
    <w:rsid w:val="429DC613"/>
    <w:rsid w:val="42BB89CC"/>
    <w:rsid w:val="42BCAF64"/>
    <w:rsid w:val="42CE3E19"/>
    <w:rsid w:val="42CF7B32"/>
    <w:rsid w:val="42FC0CA9"/>
    <w:rsid w:val="42FCA3EF"/>
    <w:rsid w:val="42FDE61C"/>
    <w:rsid w:val="43073681"/>
    <w:rsid w:val="4309C3F6"/>
    <w:rsid w:val="430C196B"/>
    <w:rsid w:val="432D1CE2"/>
    <w:rsid w:val="4331B933"/>
    <w:rsid w:val="43339E90"/>
    <w:rsid w:val="4333E2B4"/>
    <w:rsid w:val="43406B24"/>
    <w:rsid w:val="434AFE91"/>
    <w:rsid w:val="435487B9"/>
    <w:rsid w:val="4376AC68"/>
    <w:rsid w:val="43771639"/>
    <w:rsid w:val="43784920"/>
    <w:rsid w:val="438C1B7A"/>
    <w:rsid w:val="43A2AB0B"/>
    <w:rsid w:val="43ABEBD2"/>
    <w:rsid w:val="43B3C5B8"/>
    <w:rsid w:val="43C25D9C"/>
    <w:rsid w:val="43C81B04"/>
    <w:rsid w:val="43D10DC3"/>
    <w:rsid w:val="43D67777"/>
    <w:rsid w:val="43F06164"/>
    <w:rsid w:val="43F125CB"/>
    <w:rsid w:val="43F9AFD0"/>
    <w:rsid w:val="43FA9F93"/>
    <w:rsid w:val="4404153B"/>
    <w:rsid w:val="4404DE58"/>
    <w:rsid w:val="4407C5EA"/>
    <w:rsid w:val="441EECD3"/>
    <w:rsid w:val="442AD2E8"/>
    <w:rsid w:val="442B0B7A"/>
    <w:rsid w:val="4437A91E"/>
    <w:rsid w:val="4444FE11"/>
    <w:rsid w:val="44529182"/>
    <w:rsid w:val="445AD740"/>
    <w:rsid w:val="446170D0"/>
    <w:rsid w:val="4469DD43"/>
    <w:rsid w:val="446A9931"/>
    <w:rsid w:val="44812E83"/>
    <w:rsid w:val="4486A2D9"/>
    <w:rsid w:val="4488D68F"/>
    <w:rsid w:val="4498E446"/>
    <w:rsid w:val="44A0BAB8"/>
    <w:rsid w:val="44A71AE3"/>
    <w:rsid w:val="44C7CA99"/>
    <w:rsid w:val="44C80607"/>
    <w:rsid w:val="44CB9BED"/>
    <w:rsid w:val="44CD6DE3"/>
    <w:rsid w:val="44CED9F0"/>
    <w:rsid w:val="44DB140B"/>
    <w:rsid w:val="44E4650B"/>
    <w:rsid w:val="44FF4FB5"/>
    <w:rsid w:val="45143F03"/>
    <w:rsid w:val="4515881F"/>
    <w:rsid w:val="451851A1"/>
    <w:rsid w:val="452C373D"/>
    <w:rsid w:val="452E8D75"/>
    <w:rsid w:val="45368AC8"/>
    <w:rsid w:val="45394347"/>
    <w:rsid w:val="454319DC"/>
    <w:rsid w:val="455FD14B"/>
    <w:rsid w:val="456EC061"/>
    <w:rsid w:val="4574E8FF"/>
    <w:rsid w:val="458D79B7"/>
    <w:rsid w:val="459391C6"/>
    <w:rsid w:val="459F5F10"/>
    <w:rsid w:val="45A8C245"/>
    <w:rsid w:val="45B080A4"/>
    <w:rsid w:val="45BEC9C2"/>
    <w:rsid w:val="45C0ED37"/>
    <w:rsid w:val="45CFF0EF"/>
    <w:rsid w:val="45D03A78"/>
    <w:rsid w:val="45D66FA9"/>
    <w:rsid w:val="45D89613"/>
    <w:rsid w:val="45E2460A"/>
    <w:rsid w:val="45EF0AFD"/>
    <w:rsid w:val="45FB2C95"/>
    <w:rsid w:val="45FF36E8"/>
    <w:rsid w:val="4600954A"/>
    <w:rsid w:val="4623BA10"/>
    <w:rsid w:val="4626507F"/>
    <w:rsid w:val="462B12CF"/>
    <w:rsid w:val="46387C21"/>
    <w:rsid w:val="463BFD6F"/>
    <w:rsid w:val="46520C9A"/>
    <w:rsid w:val="4667CD07"/>
    <w:rsid w:val="4669629C"/>
    <w:rsid w:val="4673979D"/>
    <w:rsid w:val="4679029E"/>
    <w:rsid w:val="46B15880"/>
    <w:rsid w:val="46B915E7"/>
    <w:rsid w:val="46C80D4A"/>
    <w:rsid w:val="46CC049C"/>
    <w:rsid w:val="46CCC3FC"/>
    <w:rsid w:val="46D15003"/>
    <w:rsid w:val="46E2C6D0"/>
    <w:rsid w:val="46FD771C"/>
    <w:rsid w:val="4707DB2C"/>
    <w:rsid w:val="47113627"/>
    <w:rsid w:val="4714CCFF"/>
    <w:rsid w:val="47216E06"/>
    <w:rsid w:val="472343A3"/>
    <w:rsid w:val="472D08CC"/>
    <w:rsid w:val="472DB50B"/>
    <w:rsid w:val="47324779"/>
    <w:rsid w:val="473A25E0"/>
    <w:rsid w:val="4744D574"/>
    <w:rsid w:val="476C18D0"/>
    <w:rsid w:val="476D8F31"/>
    <w:rsid w:val="476F3B54"/>
    <w:rsid w:val="4770251D"/>
    <w:rsid w:val="47768804"/>
    <w:rsid w:val="478525C6"/>
    <w:rsid w:val="47A9CE51"/>
    <w:rsid w:val="47AB3790"/>
    <w:rsid w:val="47AF72E8"/>
    <w:rsid w:val="47B028F2"/>
    <w:rsid w:val="47C489AE"/>
    <w:rsid w:val="47E237DC"/>
    <w:rsid w:val="47F882AB"/>
    <w:rsid w:val="47F97F6D"/>
    <w:rsid w:val="4807338E"/>
    <w:rsid w:val="480F40E5"/>
    <w:rsid w:val="4818AE0E"/>
    <w:rsid w:val="4823528D"/>
    <w:rsid w:val="482FC367"/>
    <w:rsid w:val="483C8BC5"/>
    <w:rsid w:val="483D8134"/>
    <w:rsid w:val="483E6357"/>
    <w:rsid w:val="4846AF3E"/>
    <w:rsid w:val="4849E98A"/>
    <w:rsid w:val="4853E668"/>
    <w:rsid w:val="485DA79E"/>
    <w:rsid w:val="486F0BF1"/>
    <w:rsid w:val="4873307B"/>
    <w:rsid w:val="487BFF13"/>
    <w:rsid w:val="489341E6"/>
    <w:rsid w:val="4895C2A6"/>
    <w:rsid w:val="48A4D5D3"/>
    <w:rsid w:val="48A8DD6D"/>
    <w:rsid w:val="48A98009"/>
    <w:rsid w:val="48BB931D"/>
    <w:rsid w:val="48D5C761"/>
    <w:rsid w:val="48E76BA2"/>
    <w:rsid w:val="48F3C6B6"/>
    <w:rsid w:val="48FB5723"/>
    <w:rsid w:val="4902650B"/>
    <w:rsid w:val="49091BD9"/>
    <w:rsid w:val="490D794E"/>
    <w:rsid w:val="492195FC"/>
    <w:rsid w:val="49289947"/>
    <w:rsid w:val="4931E172"/>
    <w:rsid w:val="4938658C"/>
    <w:rsid w:val="494B72BF"/>
    <w:rsid w:val="49512C02"/>
    <w:rsid w:val="49528DAC"/>
    <w:rsid w:val="497D24DD"/>
    <w:rsid w:val="4988D242"/>
    <w:rsid w:val="498D1B10"/>
    <w:rsid w:val="498D9153"/>
    <w:rsid w:val="498FED0E"/>
    <w:rsid w:val="49916884"/>
    <w:rsid w:val="49A30478"/>
    <w:rsid w:val="49A3D32F"/>
    <w:rsid w:val="49A7461C"/>
    <w:rsid w:val="49B00F7C"/>
    <w:rsid w:val="49B789B5"/>
    <w:rsid w:val="49B974E6"/>
    <w:rsid w:val="49BEAFFE"/>
    <w:rsid w:val="49C4724D"/>
    <w:rsid w:val="49C53767"/>
    <w:rsid w:val="49E76FC4"/>
    <w:rsid w:val="49E81404"/>
    <w:rsid w:val="49E8F942"/>
    <w:rsid w:val="49F7178A"/>
    <w:rsid w:val="4A134BE6"/>
    <w:rsid w:val="4A257836"/>
    <w:rsid w:val="4A2608E4"/>
    <w:rsid w:val="4A298605"/>
    <w:rsid w:val="4A2B3A23"/>
    <w:rsid w:val="4A2EBD2C"/>
    <w:rsid w:val="4A349C72"/>
    <w:rsid w:val="4A3B32B1"/>
    <w:rsid w:val="4A49B855"/>
    <w:rsid w:val="4A4CCC5C"/>
    <w:rsid w:val="4A5192C7"/>
    <w:rsid w:val="4A605E63"/>
    <w:rsid w:val="4A60D909"/>
    <w:rsid w:val="4A653137"/>
    <w:rsid w:val="4A6DCBA0"/>
    <w:rsid w:val="4A71A915"/>
    <w:rsid w:val="4A834A62"/>
    <w:rsid w:val="4A878144"/>
    <w:rsid w:val="4A9405F8"/>
    <w:rsid w:val="4A97A4F9"/>
    <w:rsid w:val="4A997B7B"/>
    <w:rsid w:val="4A9E091B"/>
    <w:rsid w:val="4AA51703"/>
    <w:rsid w:val="4AA58A6A"/>
    <w:rsid w:val="4AA5DC8F"/>
    <w:rsid w:val="4AB30201"/>
    <w:rsid w:val="4AC6E006"/>
    <w:rsid w:val="4AD97D76"/>
    <w:rsid w:val="4AE0F147"/>
    <w:rsid w:val="4AE47A60"/>
    <w:rsid w:val="4AE5AD2E"/>
    <w:rsid w:val="4AEBC12C"/>
    <w:rsid w:val="4AFDCB5A"/>
    <w:rsid w:val="4B15E322"/>
    <w:rsid w:val="4B18F53E"/>
    <w:rsid w:val="4B1EFFD1"/>
    <w:rsid w:val="4B2305D4"/>
    <w:rsid w:val="4B3960A5"/>
    <w:rsid w:val="4B4400C3"/>
    <w:rsid w:val="4B4E3BCC"/>
    <w:rsid w:val="4B554547"/>
    <w:rsid w:val="4B56B8F1"/>
    <w:rsid w:val="4B5D324B"/>
    <w:rsid w:val="4B66B30E"/>
    <w:rsid w:val="4B7904E2"/>
    <w:rsid w:val="4B7D63C0"/>
    <w:rsid w:val="4B7FD8ED"/>
    <w:rsid w:val="4B87F49B"/>
    <w:rsid w:val="4B8BED2A"/>
    <w:rsid w:val="4B92A1EB"/>
    <w:rsid w:val="4B9BF9D9"/>
    <w:rsid w:val="4B9C82FE"/>
    <w:rsid w:val="4B9EDCC7"/>
    <w:rsid w:val="4BA6E2FD"/>
    <w:rsid w:val="4BA79DE5"/>
    <w:rsid w:val="4BBFD632"/>
    <w:rsid w:val="4BCAFF1C"/>
    <w:rsid w:val="4BD58C97"/>
    <w:rsid w:val="4BD796D0"/>
    <w:rsid w:val="4BDEEC02"/>
    <w:rsid w:val="4BF3C23E"/>
    <w:rsid w:val="4BFB075C"/>
    <w:rsid w:val="4C23D6CD"/>
    <w:rsid w:val="4C284E39"/>
    <w:rsid w:val="4C363CC5"/>
    <w:rsid w:val="4C50BCF1"/>
    <w:rsid w:val="4C5ECFAA"/>
    <w:rsid w:val="4C62BF3F"/>
    <w:rsid w:val="4C66439F"/>
    <w:rsid w:val="4C6B25F4"/>
    <w:rsid w:val="4C7BF558"/>
    <w:rsid w:val="4C7D4DF2"/>
    <w:rsid w:val="4C8FD5E0"/>
    <w:rsid w:val="4C92FCD3"/>
    <w:rsid w:val="4C9E835B"/>
    <w:rsid w:val="4CA5C5C5"/>
    <w:rsid w:val="4CB0CE54"/>
    <w:rsid w:val="4CB7998F"/>
    <w:rsid w:val="4CD01966"/>
    <w:rsid w:val="4CF164B3"/>
    <w:rsid w:val="4D071893"/>
    <w:rsid w:val="4D0B68D0"/>
    <w:rsid w:val="4D10B7F7"/>
    <w:rsid w:val="4D238FC9"/>
    <w:rsid w:val="4D2EF739"/>
    <w:rsid w:val="4D3A078B"/>
    <w:rsid w:val="4D41AA37"/>
    <w:rsid w:val="4D77667D"/>
    <w:rsid w:val="4D78CA96"/>
    <w:rsid w:val="4D7CD63F"/>
    <w:rsid w:val="4D80DEC4"/>
    <w:rsid w:val="4D94734A"/>
    <w:rsid w:val="4DA77BEC"/>
    <w:rsid w:val="4DA86B9B"/>
    <w:rsid w:val="4DA9812B"/>
    <w:rsid w:val="4DAE672D"/>
    <w:rsid w:val="4DAED366"/>
    <w:rsid w:val="4DB81A9D"/>
    <w:rsid w:val="4DBB5700"/>
    <w:rsid w:val="4DBC2A2A"/>
    <w:rsid w:val="4DC255A9"/>
    <w:rsid w:val="4DD02CFA"/>
    <w:rsid w:val="4DD4818E"/>
    <w:rsid w:val="4DD55CF7"/>
    <w:rsid w:val="4DD61CC8"/>
    <w:rsid w:val="4DE540E5"/>
    <w:rsid w:val="4DEBE057"/>
    <w:rsid w:val="4DEC3EB9"/>
    <w:rsid w:val="4DED29EC"/>
    <w:rsid w:val="4DF9E1AE"/>
    <w:rsid w:val="4DFCC864"/>
    <w:rsid w:val="4DFCF851"/>
    <w:rsid w:val="4E07B1C3"/>
    <w:rsid w:val="4E168EE5"/>
    <w:rsid w:val="4E1E4E9B"/>
    <w:rsid w:val="4E32957C"/>
    <w:rsid w:val="4E389600"/>
    <w:rsid w:val="4E4A6ED9"/>
    <w:rsid w:val="4E58C645"/>
    <w:rsid w:val="4E65F6DA"/>
    <w:rsid w:val="4E6F1C0D"/>
    <w:rsid w:val="4E722DB7"/>
    <w:rsid w:val="4E7F43BF"/>
    <w:rsid w:val="4E8C966F"/>
    <w:rsid w:val="4E8E5F3A"/>
    <w:rsid w:val="4E9C414B"/>
    <w:rsid w:val="4EA1F2AE"/>
    <w:rsid w:val="4EBA5549"/>
    <w:rsid w:val="4EC37F76"/>
    <w:rsid w:val="4ED85537"/>
    <w:rsid w:val="4ED9790C"/>
    <w:rsid w:val="4EE1ECDF"/>
    <w:rsid w:val="4EE4CDB4"/>
    <w:rsid w:val="4EE7BE21"/>
    <w:rsid w:val="4EF84268"/>
    <w:rsid w:val="4F05F22E"/>
    <w:rsid w:val="4F08F1B3"/>
    <w:rsid w:val="4F1B0CFD"/>
    <w:rsid w:val="4F26407A"/>
    <w:rsid w:val="4F385451"/>
    <w:rsid w:val="4F39A8BD"/>
    <w:rsid w:val="4F3FD3B6"/>
    <w:rsid w:val="4F457F5D"/>
    <w:rsid w:val="4F46D862"/>
    <w:rsid w:val="4F47DA30"/>
    <w:rsid w:val="4F4F2C20"/>
    <w:rsid w:val="4F5A9E3E"/>
    <w:rsid w:val="4F6E2626"/>
    <w:rsid w:val="4F7D1063"/>
    <w:rsid w:val="4F80B4F2"/>
    <w:rsid w:val="4F8733F4"/>
    <w:rsid w:val="4F9241C6"/>
    <w:rsid w:val="4FA79A50"/>
    <w:rsid w:val="4FBE5810"/>
    <w:rsid w:val="4FC00A1B"/>
    <w:rsid w:val="4FCA1970"/>
    <w:rsid w:val="4FD08497"/>
    <w:rsid w:val="4FDC9361"/>
    <w:rsid w:val="4FE618C5"/>
    <w:rsid w:val="4FFCFCDB"/>
    <w:rsid w:val="4FFD124B"/>
    <w:rsid w:val="4FFD25EC"/>
    <w:rsid w:val="500B4A23"/>
    <w:rsid w:val="501A3818"/>
    <w:rsid w:val="50201AC8"/>
    <w:rsid w:val="5030450C"/>
    <w:rsid w:val="5030F8A1"/>
    <w:rsid w:val="5039B97F"/>
    <w:rsid w:val="5053184C"/>
    <w:rsid w:val="50626F37"/>
    <w:rsid w:val="5066E9FE"/>
    <w:rsid w:val="5074CD9F"/>
    <w:rsid w:val="5083211F"/>
    <w:rsid w:val="5097FD90"/>
    <w:rsid w:val="509AC8D9"/>
    <w:rsid w:val="50A0C107"/>
    <w:rsid w:val="50AD258A"/>
    <w:rsid w:val="50AFA1A9"/>
    <w:rsid w:val="50C5C211"/>
    <w:rsid w:val="50CE83F7"/>
    <w:rsid w:val="50D60FF5"/>
    <w:rsid w:val="50D9CF65"/>
    <w:rsid w:val="50DCB48C"/>
    <w:rsid w:val="50E65E1E"/>
    <w:rsid w:val="51086A8E"/>
    <w:rsid w:val="5114565C"/>
    <w:rsid w:val="511A4EB8"/>
    <w:rsid w:val="511ADAA5"/>
    <w:rsid w:val="512644AF"/>
    <w:rsid w:val="51271C54"/>
    <w:rsid w:val="512A9B07"/>
    <w:rsid w:val="512F2229"/>
    <w:rsid w:val="513591C4"/>
    <w:rsid w:val="513B3C85"/>
    <w:rsid w:val="513D1FAA"/>
    <w:rsid w:val="51453B14"/>
    <w:rsid w:val="51501E59"/>
    <w:rsid w:val="5158C630"/>
    <w:rsid w:val="5159AF6F"/>
    <w:rsid w:val="515BB08C"/>
    <w:rsid w:val="515C3299"/>
    <w:rsid w:val="515EC3BD"/>
    <w:rsid w:val="5165EE84"/>
    <w:rsid w:val="51749F5E"/>
    <w:rsid w:val="5180032B"/>
    <w:rsid w:val="51818533"/>
    <w:rsid w:val="5183D09D"/>
    <w:rsid w:val="51984829"/>
    <w:rsid w:val="5198A94A"/>
    <w:rsid w:val="51A27B97"/>
    <w:rsid w:val="51B447A1"/>
    <w:rsid w:val="51BB4672"/>
    <w:rsid w:val="51C36469"/>
    <w:rsid w:val="51D1071C"/>
    <w:rsid w:val="51E82E97"/>
    <w:rsid w:val="52022816"/>
    <w:rsid w:val="5203821D"/>
    <w:rsid w:val="5206B012"/>
    <w:rsid w:val="521411E7"/>
    <w:rsid w:val="521521E8"/>
    <w:rsid w:val="52208678"/>
    <w:rsid w:val="52341F77"/>
    <w:rsid w:val="524DE28F"/>
    <w:rsid w:val="5252B7D1"/>
    <w:rsid w:val="526D9BF3"/>
    <w:rsid w:val="526E1355"/>
    <w:rsid w:val="5273BC13"/>
    <w:rsid w:val="5274E666"/>
    <w:rsid w:val="52760F2C"/>
    <w:rsid w:val="527B8B3D"/>
    <w:rsid w:val="527D0EEC"/>
    <w:rsid w:val="527EDDCE"/>
    <w:rsid w:val="527F1BD5"/>
    <w:rsid w:val="528A9943"/>
    <w:rsid w:val="528DEA92"/>
    <w:rsid w:val="528F6AC9"/>
    <w:rsid w:val="5294A103"/>
    <w:rsid w:val="52A639F0"/>
    <w:rsid w:val="52ADEA28"/>
    <w:rsid w:val="52B176F0"/>
    <w:rsid w:val="52C6037A"/>
    <w:rsid w:val="52CF17D2"/>
    <w:rsid w:val="52CF486F"/>
    <w:rsid w:val="52E37C96"/>
    <w:rsid w:val="52F21FB7"/>
    <w:rsid w:val="5301B2B0"/>
    <w:rsid w:val="5305D695"/>
    <w:rsid w:val="531CFF87"/>
    <w:rsid w:val="53250D8D"/>
    <w:rsid w:val="5326E56F"/>
    <w:rsid w:val="533450C7"/>
    <w:rsid w:val="533C0A7E"/>
    <w:rsid w:val="53474903"/>
    <w:rsid w:val="534E0D26"/>
    <w:rsid w:val="5361E379"/>
    <w:rsid w:val="53668E23"/>
    <w:rsid w:val="536D4C0D"/>
    <w:rsid w:val="53728546"/>
    <w:rsid w:val="537A48A4"/>
    <w:rsid w:val="5383168A"/>
    <w:rsid w:val="538AEB67"/>
    <w:rsid w:val="5394FE61"/>
    <w:rsid w:val="539A1449"/>
    <w:rsid w:val="53A02E21"/>
    <w:rsid w:val="53B2649E"/>
    <w:rsid w:val="53BF0597"/>
    <w:rsid w:val="53C41283"/>
    <w:rsid w:val="53D6D8C6"/>
    <w:rsid w:val="53E08B1C"/>
    <w:rsid w:val="53EB7F5A"/>
    <w:rsid w:val="53EC792E"/>
    <w:rsid w:val="54062E3E"/>
    <w:rsid w:val="540C108F"/>
    <w:rsid w:val="5417D3DA"/>
    <w:rsid w:val="5422803A"/>
    <w:rsid w:val="5451E091"/>
    <w:rsid w:val="545CD4DA"/>
    <w:rsid w:val="545E4C12"/>
    <w:rsid w:val="54644172"/>
    <w:rsid w:val="547B4E55"/>
    <w:rsid w:val="54A177CD"/>
    <w:rsid w:val="54A78A1A"/>
    <w:rsid w:val="54BFC46C"/>
    <w:rsid w:val="54C0E492"/>
    <w:rsid w:val="54D0CA8D"/>
    <w:rsid w:val="54D50E49"/>
    <w:rsid w:val="54E49293"/>
    <w:rsid w:val="54E6ECEA"/>
    <w:rsid w:val="54F7D4F1"/>
    <w:rsid w:val="54FBA5A1"/>
    <w:rsid w:val="54FDE91E"/>
    <w:rsid w:val="55031E74"/>
    <w:rsid w:val="550FDF29"/>
    <w:rsid w:val="55274955"/>
    <w:rsid w:val="55339B36"/>
    <w:rsid w:val="5541D9B3"/>
    <w:rsid w:val="554BC9C9"/>
    <w:rsid w:val="5556EE2B"/>
    <w:rsid w:val="555E3BC3"/>
    <w:rsid w:val="55645522"/>
    <w:rsid w:val="5564F0E8"/>
    <w:rsid w:val="55653510"/>
    <w:rsid w:val="5578F6B9"/>
    <w:rsid w:val="5589F17A"/>
    <w:rsid w:val="5599B641"/>
    <w:rsid w:val="55A18D31"/>
    <w:rsid w:val="55B84B9A"/>
    <w:rsid w:val="55BD2C8A"/>
    <w:rsid w:val="55C8821B"/>
    <w:rsid w:val="55C93440"/>
    <w:rsid w:val="55D1172B"/>
    <w:rsid w:val="55D293DC"/>
    <w:rsid w:val="55DC2E22"/>
    <w:rsid w:val="55E6DAA0"/>
    <w:rsid w:val="55EA9713"/>
    <w:rsid w:val="55EF2252"/>
    <w:rsid w:val="55F6CCDA"/>
    <w:rsid w:val="55F958F0"/>
    <w:rsid w:val="560DA50F"/>
    <w:rsid w:val="560F3B1B"/>
    <w:rsid w:val="560FAA26"/>
    <w:rsid w:val="5618ED81"/>
    <w:rsid w:val="561BE77C"/>
    <w:rsid w:val="5622B392"/>
    <w:rsid w:val="56235304"/>
    <w:rsid w:val="562BF9A8"/>
    <w:rsid w:val="562D81CD"/>
    <w:rsid w:val="56344E60"/>
    <w:rsid w:val="563D9B0F"/>
    <w:rsid w:val="5640F521"/>
    <w:rsid w:val="56534FC2"/>
    <w:rsid w:val="5656C156"/>
    <w:rsid w:val="565C92C3"/>
    <w:rsid w:val="565D269B"/>
    <w:rsid w:val="565F7B00"/>
    <w:rsid w:val="5667E0DE"/>
    <w:rsid w:val="566EB173"/>
    <w:rsid w:val="5676DC8E"/>
    <w:rsid w:val="567D4CB3"/>
    <w:rsid w:val="5681FBEF"/>
    <w:rsid w:val="568A10CB"/>
    <w:rsid w:val="569184E6"/>
    <w:rsid w:val="5697BD9B"/>
    <w:rsid w:val="569884EF"/>
    <w:rsid w:val="569E211D"/>
    <w:rsid w:val="56A075BD"/>
    <w:rsid w:val="56A4942B"/>
    <w:rsid w:val="56A6A452"/>
    <w:rsid w:val="56D3C841"/>
    <w:rsid w:val="56FADC1A"/>
    <w:rsid w:val="5703C6B1"/>
    <w:rsid w:val="571A7CA9"/>
    <w:rsid w:val="5720D727"/>
    <w:rsid w:val="572D3092"/>
    <w:rsid w:val="57321E5A"/>
    <w:rsid w:val="573D5D92"/>
    <w:rsid w:val="573DB772"/>
    <w:rsid w:val="574AF02C"/>
    <w:rsid w:val="574B7E43"/>
    <w:rsid w:val="576020AE"/>
    <w:rsid w:val="57677FD9"/>
    <w:rsid w:val="577B5F49"/>
    <w:rsid w:val="578D5B30"/>
    <w:rsid w:val="57AEA97F"/>
    <w:rsid w:val="57B04434"/>
    <w:rsid w:val="57C374C4"/>
    <w:rsid w:val="57C5D208"/>
    <w:rsid w:val="57D17217"/>
    <w:rsid w:val="57D44AF4"/>
    <w:rsid w:val="57E888F0"/>
    <w:rsid w:val="57F10278"/>
    <w:rsid w:val="57F30306"/>
    <w:rsid w:val="57F8B927"/>
    <w:rsid w:val="57FCE458"/>
    <w:rsid w:val="57FDEE6E"/>
    <w:rsid w:val="57FFFDB0"/>
    <w:rsid w:val="580C29A9"/>
    <w:rsid w:val="581416DF"/>
    <w:rsid w:val="581A4AB9"/>
    <w:rsid w:val="581F7DD8"/>
    <w:rsid w:val="5827EFCB"/>
    <w:rsid w:val="583A764C"/>
    <w:rsid w:val="5843AFA8"/>
    <w:rsid w:val="5844913E"/>
    <w:rsid w:val="58514D36"/>
    <w:rsid w:val="58553958"/>
    <w:rsid w:val="58874399"/>
    <w:rsid w:val="58971456"/>
    <w:rsid w:val="58B68EDB"/>
    <w:rsid w:val="58BD78C4"/>
    <w:rsid w:val="58C6ED0E"/>
    <w:rsid w:val="58CBE02F"/>
    <w:rsid w:val="58CC36A5"/>
    <w:rsid w:val="58CDD688"/>
    <w:rsid w:val="58D59419"/>
    <w:rsid w:val="58D8E71B"/>
    <w:rsid w:val="58D92DF3"/>
    <w:rsid w:val="58DCC09D"/>
    <w:rsid w:val="58DEB2D8"/>
    <w:rsid w:val="58E2B334"/>
    <w:rsid w:val="58E4D127"/>
    <w:rsid w:val="58E7ABC1"/>
    <w:rsid w:val="58F62DED"/>
    <w:rsid w:val="58FA3934"/>
    <w:rsid w:val="58FBDA5B"/>
    <w:rsid w:val="59002248"/>
    <w:rsid w:val="5915BBCC"/>
    <w:rsid w:val="592190CB"/>
    <w:rsid w:val="59284A69"/>
    <w:rsid w:val="59298FB9"/>
    <w:rsid w:val="59324B41"/>
    <w:rsid w:val="593291D3"/>
    <w:rsid w:val="5932C1B2"/>
    <w:rsid w:val="5933064D"/>
    <w:rsid w:val="593B8AB8"/>
    <w:rsid w:val="5947546A"/>
    <w:rsid w:val="594F417B"/>
    <w:rsid w:val="59556F5C"/>
    <w:rsid w:val="596326A9"/>
    <w:rsid w:val="59705FE1"/>
    <w:rsid w:val="59999163"/>
    <w:rsid w:val="59B2682A"/>
    <w:rsid w:val="59C4B261"/>
    <w:rsid w:val="59D07CBB"/>
    <w:rsid w:val="59EE697A"/>
    <w:rsid w:val="5A084B50"/>
    <w:rsid w:val="5A16E073"/>
    <w:rsid w:val="5A18E417"/>
    <w:rsid w:val="5A2E27F9"/>
    <w:rsid w:val="5A40F170"/>
    <w:rsid w:val="5A432547"/>
    <w:rsid w:val="5A434D5F"/>
    <w:rsid w:val="5A52D5FD"/>
    <w:rsid w:val="5A6D23C6"/>
    <w:rsid w:val="5A7AAD48"/>
    <w:rsid w:val="5A897EAB"/>
    <w:rsid w:val="5AA3BB08"/>
    <w:rsid w:val="5AA78206"/>
    <w:rsid w:val="5AB61E3E"/>
    <w:rsid w:val="5ABFCD82"/>
    <w:rsid w:val="5AC09B73"/>
    <w:rsid w:val="5ACA5354"/>
    <w:rsid w:val="5ACFD014"/>
    <w:rsid w:val="5AD86E86"/>
    <w:rsid w:val="5AD870DF"/>
    <w:rsid w:val="5AEADC31"/>
    <w:rsid w:val="5AEF77AA"/>
    <w:rsid w:val="5AFD1E7B"/>
    <w:rsid w:val="5AFD72CA"/>
    <w:rsid w:val="5B16F862"/>
    <w:rsid w:val="5B2E8A22"/>
    <w:rsid w:val="5B3764E0"/>
    <w:rsid w:val="5B3D1094"/>
    <w:rsid w:val="5B4A50C2"/>
    <w:rsid w:val="5B4D0E6F"/>
    <w:rsid w:val="5B4DA6A4"/>
    <w:rsid w:val="5B4EFA83"/>
    <w:rsid w:val="5B62E430"/>
    <w:rsid w:val="5B657838"/>
    <w:rsid w:val="5B829AEC"/>
    <w:rsid w:val="5B8F2121"/>
    <w:rsid w:val="5B97B447"/>
    <w:rsid w:val="5B992AA6"/>
    <w:rsid w:val="5B993C67"/>
    <w:rsid w:val="5BA0425A"/>
    <w:rsid w:val="5BC907ED"/>
    <w:rsid w:val="5BCB4CFC"/>
    <w:rsid w:val="5BD13251"/>
    <w:rsid w:val="5BD145A2"/>
    <w:rsid w:val="5BD5915E"/>
    <w:rsid w:val="5BDA19F7"/>
    <w:rsid w:val="5BF1D7B6"/>
    <w:rsid w:val="5BF2B6AD"/>
    <w:rsid w:val="5C00CF2B"/>
    <w:rsid w:val="5C011A4C"/>
    <w:rsid w:val="5C0B11DA"/>
    <w:rsid w:val="5C0E02CF"/>
    <w:rsid w:val="5C0F001D"/>
    <w:rsid w:val="5C10CEB5"/>
    <w:rsid w:val="5C15FF95"/>
    <w:rsid w:val="5C1B82E9"/>
    <w:rsid w:val="5C22F831"/>
    <w:rsid w:val="5C2A12B2"/>
    <w:rsid w:val="5C35299D"/>
    <w:rsid w:val="5C3AC850"/>
    <w:rsid w:val="5C473682"/>
    <w:rsid w:val="5C479AB6"/>
    <w:rsid w:val="5C4ABD54"/>
    <w:rsid w:val="5C51FEC4"/>
    <w:rsid w:val="5C5A131C"/>
    <w:rsid w:val="5C5D13BA"/>
    <w:rsid w:val="5C6429CA"/>
    <w:rsid w:val="5C6B5E3B"/>
    <w:rsid w:val="5C8BEAD1"/>
    <w:rsid w:val="5CA31A53"/>
    <w:rsid w:val="5CA5E620"/>
    <w:rsid w:val="5CB500D7"/>
    <w:rsid w:val="5CBADA12"/>
    <w:rsid w:val="5CC6985C"/>
    <w:rsid w:val="5CD12B61"/>
    <w:rsid w:val="5CD7C0F3"/>
    <w:rsid w:val="5CD90538"/>
    <w:rsid w:val="5CEB6D95"/>
    <w:rsid w:val="5CF338FA"/>
    <w:rsid w:val="5CFB3B66"/>
    <w:rsid w:val="5D140617"/>
    <w:rsid w:val="5D1B3109"/>
    <w:rsid w:val="5D29AA98"/>
    <w:rsid w:val="5D32E0CA"/>
    <w:rsid w:val="5D3AB8E8"/>
    <w:rsid w:val="5D428535"/>
    <w:rsid w:val="5D542114"/>
    <w:rsid w:val="5D5DEC01"/>
    <w:rsid w:val="5D5FB84A"/>
    <w:rsid w:val="5D60B255"/>
    <w:rsid w:val="5D6109E5"/>
    <w:rsid w:val="5D704F65"/>
    <w:rsid w:val="5D77160D"/>
    <w:rsid w:val="5D8C54DA"/>
    <w:rsid w:val="5D963E6C"/>
    <w:rsid w:val="5D99C11F"/>
    <w:rsid w:val="5D9CF173"/>
    <w:rsid w:val="5D9EE8D8"/>
    <w:rsid w:val="5DA16F1F"/>
    <w:rsid w:val="5DA33A2F"/>
    <w:rsid w:val="5DB68729"/>
    <w:rsid w:val="5DCE9050"/>
    <w:rsid w:val="5DD3BA35"/>
    <w:rsid w:val="5DDABB52"/>
    <w:rsid w:val="5DDDB419"/>
    <w:rsid w:val="5DEACF00"/>
    <w:rsid w:val="5E05C4B2"/>
    <w:rsid w:val="5E0783A5"/>
    <w:rsid w:val="5E0C63E3"/>
    <w:rsid w:val="5E162FEC"/>
    <w:rsid w:val="5E212121"/>
    <w:rsid w:val="5E25E8CB"/>
    <w:rsid w:val="5E2DDCC2"/>
    <w:rsid w:val="5E30D6EA"/>
    <w:rsid w:val="5E3C3BE3"/>
    <w:rsid w:val="5E53F569"/>
    <w:rsid w:val="5E634C24"/>
    <w:rsid w:val="5E699131"/>
    <w:rsid w:val="5E757A4F"/>
    <w:rsid w:val="5E7F4C26"/>
    <w:rsid w:val="5E8D9903"/>
    <w:rsid w:val="5E8EEC92"/>
    <w:rsid w:val="5E8F9ECD"/>
    <w:rsid w:val="5E9F280D"/>
    <w:rsid w:val="5EA9951C"/>
    <w:rsid w:val="5EAB4929"/>
    <w:rsid w:val="5EAE6817"/>
    <w:rsid w:val="5EB91F33"/>
    <w:rsid w:val="5EB9339B"/>
    <w:rsid w:val="5EC803B4"/>
    <w:rsid w:val="5EE29839"/>
    <w:rsid w:val="5EE5979E"/>
    <w:rsid w:val="5EEF4A9F"/>
    <w:rsid w:val="5EF39D12"/>
    <w:rsid w:val="5F018706"/>
    <w:rsid w:val="5F09EE50"/>
    <w:rsid w:val="5F11187F"/>
    <w:rsid w:val="5F278CF7"/>
    <w:rsid w:val="5F4B7FCF"/>
    <w:rsid w:val="5F4DB860"/>
    <w:rsid w:val="5F54D360"/>
    <w:rsid w:val="5F67C16C"/>
    <w:rsid w:val="5F6EAA83"/>
    <w:rsid w:val="5F73268D"/>
    <w:rsid w:val="5F751108"/>
    <w:rsid w:val="5F76B464"/>
    <w:rsid w:val="5F7AC730"/>
    <w:rsid w:val="5F81C740"/>
    <w:rsid w:val="5F86B3D7"/>
    <w:rsid w:val="5F899C26"/>
    <w:rsid w:val="5F8BD546"/>
    <w:rsid w:val="5F986D15"/>
    <w:rsid w:val="5F9D298E"/>
    <w:rsid w:val="5F9F0EFD"/>
    <w:rsid w:val="5FC33356"/>
    <w:rsid w:val="5FC756D2"/>
    <w:rsid w:val="5FCACBE3"/>
    <w:rsid w:val="5FCCA74B"/>
    <w:rsid w:val="5FCDA61A"/>
    <w:rsid w:val="5FD6982D"/>
    <w:rsid w:val="5FE0BF5E"/>
    <w:rsid w:val="5FE4938B"/>
    <w:rsid w:val="5FE6FDF3"/>
    <w:rsid w:val="5FEF7D52"/>
    <w:rsid w:val="5FF679A0"/>
    <w:rsid w:val="6007F1C8"/>
    <w:rsid w:val="60097FED"/>
    <w:rsid w:val="6010E0F4"/>
    <w:rsid w:val="6017B0CC"/>
    <w:rsid w:val="601B875E"/>
    <w:rsid w:val="60255531"/>
    <w:rsid w:val="60270351"/>
    <w:rsid w:val="603B863A"/>
    <w:rsid w:val="604790CA"/>
    <w:rsid w:val="604F3D46"/>
    <w:rsid w:val="6067DB1E"/>
    <w:rsid w:val="606A3401"/>
    <w:rsid w:val="6072DC82"/>
    <w:rsid w:val="60733946"/>
    <w:rsid w:val="60786F18"/>
    <w:rsid w:val="607B0764"/>
    <w:rsid w:val="607DADE6"/>
    <w:rsid w:val="60867970"/>
    <w:rsid w:val="60ADA179"/>
    <w:rsid w:val="60B29BA0"/>
    <w:rsid w:val="60B9AFDF"/>
    <w:rsid w:val="60BB3ED3"/>
    <w:rsid w:val="60C2C83C"/>
    <w:rsid w:val="60DCD5C6"/>
    <w:rsid w:val="60DE1315"/>
    <w:rsid w:val="60E9949A"/>
    <w:rsid w:val="60FC8535"/>
    <w:rsid w:val="6102C926"/>
    <w:rsid w:val="6102E26D"/>
    <w:rsid w:val="6111131C"/>
    <w:rsid w:val="611E3D27"/>
    <w:rsid w:val="612FF965"/>
    <w:rsid w:val="6135FD45"/>
    <w:rsid w:val="613E37CF"/>
    <w:rsid w:val="6140B6CD"/>
    <w:rsid w:val="614E6395"/>
    <w:rsid w:val="6158D257"/>
    <w:rsid w:val="615CDB34"/>
    <w:rsid w:val="6166AAF1"/>
    <w:rsid w:val="616877AC"/>
    <w:rsid w:val="616CE153"/>
    <w:rsid w:val="6171A59C"/>
    <w:rsid w:val="6179636E"/>
    <w:rsid w:val="617DDC05"/>
    <w:rsid w:val="6181B775"/>
    <w:rsid w:val="6187480E"/>
    <w:rsid w:val="6196C02E"/>
    <w:rsid w:val="619B15E0"/>
    <w:rsid w:val="61AEAC76"/>
    <w:rsid w:val="61C49322"/>
    <w:rsid w:val="61DC3B0B"/>
    <w:rsid w:val="61F3EBD7"/>
    <w:rsid w:val="6205B97B"/>
    <w:rsid w:val="6209316D"/>
    <w:rsid w:val="6212A3BC"/>
    <w:rsid w:val="6218EB9D"/>
    <w:rsid w:val="6224384C"/>
    <w:rsid w:val="622BCC8C"/>
    <w:rsid w:val="622D67D6"/>
    <w:rsid w:val="623009EF"/>
    <w:rsid w:val="62376A61"/>
    <w:rsid w:val="62416BE3"/>
    <w:rsid w:val="625A7ABA"/>
    <w:rsid w:val="62662A27"/>
    <w:rsid w:val="6268BA56"/>
    <w:rsid w:val="626B1C55"/>
    <w:rsid w:val="627BEA2D"/>
    <w:rsid w:val="627EB248"/>
    <w:rsid w:val="628A1AC4"/>
    <w:rsid w:val="62905144"/>
    <w:rsid w:val="62A4283C"/>
    <w:rsid w:val="62AD20FE"/>
    <w:rsid w:val="62B20BC7"/>
    <w:rsid w:val="62B7BDEB"/>
    <w:rsid w:val="62BE709E"/>
    <w:rsid w:val="62BE9660"/>
    <w:rsid w:val="62D02B14"/>
    <w:rsid w:val="62D923C3"/>
    <w:rsid w:val="62DF650B"/>
    <w:rsid w:val="62E0090F"/>
    <w:rsid w:val="62E5AF4B"/>
    <w:rsid w:val="62EAFE0E"/>
    <w:rsid w:val="630633BB"/>
    <w:rsid w:val="63082C11"/>
    <w:rsid w:val="631BA1F7"/>
    <w:rsid w:val="632C3755"/>
    <w:rsid w:val="632D5661"/>
    <w:rsid w:val="632F2218"/>
    <w:rsid w:val="6333324D"/>
    <w:rsid w:val="6336ADD9"/>
    <w:rsid w:val="63372675"/>
    <w:rsid w:val="6337291A"/>
    <w:rsid w:val="6337EFBD"/>
    <w:rsid w:val="63380C60"/>
    <w:rsid w:val="6347DDFF"/>
    <w:rsid w:val="634B4619"/>
    <w:rsid w:val="634BB74E"/>
    <w:rsid w:val="635D6398"/>
    <w:rsid w:val="635DE468"/>
    <w:rsid w:val="636EB63E"/>
    <w:rsid w:val="636FB21F"/>
    <w:rsid w:val="6379942F"/>
    <w:rsid w:val="637E14C6"/>
    <w:rsid w:val="6386AAB3"/>
    <w:rsid w:val="639C15EA"/>
    <w:rsid w:val="63A20358"/>
    <w:rsid w:val="63B76BEE"/>
    <w:rsid w:val="63B8BE2C"/>
    <w:rsid w:val="63C47D88"/>
    <w:rsid w:val="63C56399"/>
    <w:rsid w:val="63C585FE"/>
    <w:rsid w:val="63C64EAE"/>
    <w:rsid w:val="63C7FAC4"/>
    <w:rsid w:val="63CE7F7C"/>
    <w:rsid w:val="63CFFAD0"/>
    <w:rsid w:val="63D42A7C"/>
    <w:rsid w:val="63F2A42C"/>
    <w:rsid w:val="63F51776"/>
    <w:rsid w:val="6401BFA6"/>
    <w:rsid w:val="6405532E"/>
    <w:rsid w:val="640E3198"/>
    <w:rsid w:val="641D597F"/>
    <w:rsid w:val="64253092"/>
    <w:rsid w:val="64390B3A"/>
    <w:rsid w:val="6448E2D5"/>
    <w:rsid w:val="644F6D02"/>
    <w:rsid w:val="6453F1CB"/>
    <w:rsid w:val="645E6F11"/>
    <w:rsid w:val="64769E71"/>
    <w:rsid w:val="64837A91"/>
    <w:rsid w:val="64AD4DB9"/>
    <w:rsid w:val="64AFA637"/>
    <w:rsid w:val="64BB12BB"/>
    <w:rsid w:val="64C56BB5"/>
    <w:rsid w:val="64EF223A"/>
    <w:rsid w:val="6502FA2C"/>
    <w:rsid w:val="65088C00"/>
    <w:rsid w:val="651F13CF"/>
    <w:rsid w:val="6529FDE8"/>
    <w:rsid w:val="65311C21"/>
    <w:rsid w:val="6532D1FD"/>
    <w:rsid w:val="654A447E"/>
    <w:rsid w:val="654DB791"/>
    <w:rsid w:val="655262DF"/>
    <w:rsid w:val="655F52B1"/>
    <w:rsid w:val="656377FF"/>
    <w:rsid w:val="65779182"/>
    <w:rsid w:val="657D62EA"/>
    <w:rsid w:val="657EE4CB"/>
    <w:rsid w:val="65B086A1"/>
    <w:rsid w:val="65B994BC"/>
    <w:rsid w:val="65C84C9B"/>
    <w:rsid w:val="65D3EB7B"/>
    <w:rsid w:val="65DFF040"/>
    <w:rsid w:val="65E50025"/>
    <w:rsid w:val="65EA6CCE"/>
    <w:rsid w:val="65EE863C"/>
    <w:rsid w:val="65F7B8BC"/>
    <w:rsid w:val="65FA3F72"/>
    <w:rsid w:val="65FBDB2F"/>
    <w:rsid w:val="660237AE"/>
    <w:rsid w:val="6613C6E1"/>
    <w:rsid w:val="661A3CF5"/>
    <w:rsid w:val="6636DCE4"/>
    <w:rsid w:val="66505E7C"/>
    <w:rsid w:val="665563AB"/>
    <w:rsid w:val="66558CF3"/>
    <w:rsid w:val="665909D0"/>
    <w:rsid w:val="665E65C9"/>
    <w:rsid w:val="667405FB"/>
    <w:rsid w:val="6676E228"/>
    <w:rsid w:val="66835078"/>
    <w:rsid w:val="6696F18D"/>
    <w:rsid w:val="66978538"/>
    <w:rsid w:val="66A3C0DA"/>
    <w:rsid w:val="66AD6BEC"/>
    <w:rsid w:val="66AF5398"/>
    <w:rsid w:val="66BC317C"/>
    <w:rsid w:val="66C8B403"/>
    <w:rsid w:val="66CE3718"/>
    <w:rsid w:val="66CFE6F6"/>
    <w:rsid w:val="66D184A7"/>
    <w:rsid w:val="66D40713"/>
    <w:rsid w:val="66E6C285"/>
    <w:rsid w:val="66EB83E9"/>
    <w:rsid w:val="67060F8B"/>
    <w:rsid w:val="6707F937"/>
    <w:rsid w:val="670C3BD9"/>
    <w:rsid w:val="671FC25C"/>
    <w:rsid w:val="67295EA0"/>
    <w:rsid w:val="67377E5D"/>
    <w:rsid w:val="67703B23"/>
    <w:rsid w:val="67711E93"/>
    <w:rsid w:val="677B72EB"/>
    <w:rsid w:val="677BD42D"/>
    <w:rsid w:val="67855DC8"/>
    <w:rsid w:val="67872177"/>
    <w:rsid w:val="67899A59"/>
    <w:rsid w:val="678A569D"/>
    <w:rsid w:val="67941691"/>
    <w:rsid w:val="67960FD3"/>
    <w:rsid w:val="67A0315A"/>
    <w:rsid w:val="67ADE6D9"/>
    <w:rsid w:val="67B63C08"/>
    <w:rsid w:val="67B7EAC3"/>
    <w:rsid w:val="67BE0F91"/>
    <w:rsid w:val="67C0A5AD"/>
    <w:rsid w:val="67C3E87A"/>
    <w:rsid w:val="67D5B45F"/>
    <w:rsid w:val="67DF7664"/>
    <w:rsid w:val="67E1C4AB"/>
    <w:rsid w:val="67E73092"/>
    <w:rsid w:val="67F02C4B"/>
    <w:rsid w:val="67FB1036"/>
    <w:rsid w:val="67FB6975"/>
    <w:rsid w:val="680240E8"/>
    <w:rsid w:val="6806322F"/>
    <w:rsid w:val="6810827B"/>
    <w:rsid w:val="68260609"/>
    <w:rsid w:val="6827B299"/>
    <w:rsid w:val="683B71A9"/>
    <w:rsid w:val="6844438A"/>
    <w:rsid w:val="684E66FB"/>
    <w:rsid w:val="685B1603"/>
    <w:rsid w:val="68655CF7"/>
    <w:rsid w:val="6867F123"/>
    <w:rsid w:val="687E7F4B"/>
    <w:rsid w:val="6883D974"/>
    <w:rsid w:val="688CD002"/>
    <w:rsid w:val="689741E4"/>
    <w:rsid w:val="689ABEC2"/>
    <w:rsid w:val="68A17D7A"/>
    <w:rsid w:val="68A32CDE"/>
    <w:rsid w:val="68B07D6F"/>
    <w:rsid w:val="68B1E752"/>
    <w:rsid w:val="68BDC822"/>
    <w:rsid w:val="68C47B45"/>
    <w:rsid w:val="68C86F52"/>
    <w:rsid w:val="68DC82D1"/>
    <w:rsid w:val="68DE31B1"/>
    <w:rsid w:val="68F4DD22"/>
    <w:rsid w:val="68F9D07F"/>
    <w:rsid w:val="6902790D"/>
    <w:rsid w:val="690336D9"/>
    <w:rsid w:val="6914F944"/>
    <w:rsid w:val="69163E63"/>
    <w:rsid w:val="691825F3"/>
    <w:rsid w:val="6925453F"/>
    <w:rsid w:val="692CF73E"/>
    <w:rsid w:val="6951ADF0"/>
    <w:rsid w:val="69529C5D"/>
    <w:rsid w:val="6959B635"/>
    <w:rsid w:val="695F33DA"/>
    <w:rsid w:val="695FDDEA"/>
    <w:rsid w:val="69663A78"/>
    <w:rsid w:val="6968F705"/>
    <w:rsid w:val="6975CF71"/>
    <w:rsid w:val="697E5AF1"/>
    <w:rsid w:val="69813EF8"/>
    <w:rsid w:val="699739D6"/>
    <w:rsid w:val="69A4A5B6"/>
    <w:rsid w:val="69AC3B69"/>
    <w:rsid w:val="69B5791E"/>
    <w:rsid w:val="69BA26E1"/>
    <w:rsid w:val="69BEF566"/>
    <w:rsid w:val="69D133C3"/>
    <w:rsid w:val="69D7D779"/>
    <w:rsid w:val="69E5A150"/>
    <w:rsid w:val="69EDD944"/>
    <w:rsid w:val="69FAD510"/>
    <w:rsid w:val="69FB7071"/>
    <w:rsid w:val="69FC6545"/>
    <w:rsid w:val="6A03C184"/>
    <w:rsid w:val="6A1210E0"/>
    <w:rsid w:val="6A1219A8"/>
    <w:rsid w:val="6A1AB69D"/>
    <w:rsid w:val="6A1B6BA2"/>
    <w:rsid w:val="6A1BDEAE"/>
    <w:rsid w:val="6A1D0F5D"/>
    <w:rsid w:val="6A273E65"/>
    <w:rsid w:val="6A27A119"/>
    <w:rsid w:val="6A2F6FEA"/>
    <w:rsid w:val="6A369713"/>
    <w:rsid w:val="6A3F47B6"/>
    <w:rsid w:val="6A41FCE8"/>
    <w:rsid w:val="6A47DB5B"/>
    <w:rsid w:val="6A509D6F"/>
    <w:rsid w:val="6A5772F9"/>
    <w:rsid w:val="6A586982"/>
    <w:rsid w:val="6A59DC3C"/>
    <w:rsid w:val="6A5E5D4E"/>
    <w:rsid w:val="6A605D27"/>
    <w:rsid w:val="6A62302D"/>
    <w:rsid w:val="6A659C97"/>
    <w:rsid w:val="6A8D0E72"/>
    <w:rsid w:val="6A8FB862"/>
    <w:rsid w:val="6A909833"/>
    <w:rsid w:val="6A9ECB79"/>
    <w:rsid w:val="6AA3E4E2"/>
    <w:rsid w:val="6AA61F8B"/>
    <w:rsid w:val="6AB0B880"/>
    <w:rsid w:val="6AB3332F"/>
    <w:rsid w:val="6ABD14A3"/>
    <w:rsid w:val="6AC5ED07"/>
    <w:rsid w:val="6AE21219"/>
    <w:rsid w:val="6AEFCF9B"/>
    <w:rsid w:val="6AF4C325"/>
    <w:rsid w:val="6B005CA6"/>
    <w:rsid w:val="6B17F155"/>
    <w:rsid w:val="6B18BEE8"/>
    <w:rsid w:val="6B20B765"/>
    <w:rsid w:val="6B28B60A"/>
    <w:rsid w:val="6B35630D"/>
    <w:rsid w:val="6B3BE001"/>
    <w:rsid w:val="6B424556"/>
    <w:rsid w:val="6B476121"/>
    <w:rsid w:val="6B5AC636"/>
    <w:rsid w:val="6B60BCB9"/>
    <w:rsid w:val="6B68C406"/>
    <w:rsid w:val="6B761E94"/>
    <w:rsid w:val="6B7A88EB"/>
    <w:rsid w:val="6B8D6C91"/>
    <w:rsid w:val="6B8D7207"/>
    <w:rsid w:val="6B923E15"/>
    <w:rsid w:val="6B95D6A4"/>
    <w:rsid w:val="6B9D332A"/>
    <w:rsid w:val="6BA0D0C3"/>
    <w:rsid w:val="6BB8791F"/>
    <w:rsid w:val="6BB90799"/>
    <w:rsid w:val="6BD01F3F"/>
    <w:rsid w:val="6BD3B407"/>
    <w:rsid w:val="6BDB294B"/>
    <w:rsid w:val="6BE5E45A"/>
    <w:rsid w:val="6BE77EC0"/>
    <w:rsid w:val="6BE982C5"/>
    <w:rsid w:val="6BEA4268"/>
    <w:rsid w:val="6BF2A378"/>
    <w:rsid w:val="6BF7E120"/>
    <w:rsid w:val="6BF932B7"/>
    <w:rsid w:val="6BFF43D7"/>
    <w:rsid w:val="6C048AAB"/>
    <w:rsid w:val="6C0661A3"/>
    <w:rsid w:val="6C0D8068"/>
    <w:rsid w:val="6C1066F4"/>
    <w:rsid w:val="6C150BBF"/>
    <w:rsid w:val="6C3126DE"/>
    <w:rsid w:val="6C377F21"/>
    <w:rsid w:val="6C4AA75A"/>
    <w:rsid w:val="6C4CF6E6"/>
    <w:rsid w:val="6C57ABE5"/>
    <w:rsid w:val="6C5BEA6A"/>
    <w:rsid w:val="6C5F1702"/>
    <w:rsid w:val="6C654CDC"/>
    <w:rsid w:val="6C662D4D"/>
    <w:rsid w:val="6C694B0C"/>
    <w:rsid w:val="6C6E8BC2"/>
    <w:rsid w:val="6C74396F"/>
    <w:rsid w:val="6C78FFFD"/>
    <w:rsid w:val="6C883682"/>
    <w:rsid w:val="6CADA08D"/>
    <w:rsid w:val="6CB5AAF6"/>
    <w:rsid w:val="6CBC77EB"/>
    <w:rsid w:val="6CD0FF88"/>
    <w:rsid w:val="6CD5ED90"/>
    <w:rsid w:val="6CD7A1BA"/>
    <w:rsid w:val="6CE23036"/>
    <w:rsid w:val="6CE8669F"/>
    <w:rsid w:val="6CF519FC"/>
    <w:rsid w:val="6CF6E555"/>
    <w:rsid w:val="6CF7B949"/>
    <w:rsid w:val="6D00A791"/>
    <w:rsid w:val="6D017EE7"/>
    <w:rsid w:val="6D156D44"/>
    <w:rsid w:val="6D16F1A8"/>
    <w:rsid w:val="6D2EB3CC"/>
    <w:rsid w:val="6D321125"/>
    <w:rsid w:val="6D5ADCF8"/>
    <w:rsid w:val="6D5FDC9C"/>
    <w:rsid w:val="6D63CBE0"/>
    <w:rsid w:val="6D6DFB1A"/>
    <w:rsid w:val="6D702103"/>
    <w:rsid w:val="6D70E95B"/>
    <w:rsid w:val="6D8E7CD5"/>
    <w:rsid w:val="6D905083"/>
    <w:rsid w:val="6D907F1E"/>
    <w:rsid w:val="6D9A30AC"/>
    <w:rsid w:val="6DABC6BA"/>
    <w:rsid w:val="6DB82293"/>
    <w:rsid w:val="6DC49B32"/>
    <w:rsid w:val="6DC7E18C"/>
    <w:rsid w:val="6DC9F430"/>
    <w:rsid w:val="6DCD1205"/>
    <w:rsid w:val="6DD9A34D"/>
    <w:rsid w:val="6DE3A4A0"/>
    <w:rsid w:val="6DEB5D3A"/>
    <w:rsid w:val="6DF092C9"/>
    <w:rsid w:val="6DF77023"/>
    <w:rsid w:val="6DF860CF"/>
    <w:rsid w:val="6E103512"/>
    <w:rsid w:val="6E173664"/>
    <w:rsid w:val="6E27C0B9"/>
    <w:rsid w:val="6E2FF0F9"/>
    <w:rsid w:val="6E398902"/>
    <w:rsid w:val="6E3B2989"/>
    <w:rsid w:val="6E3B6E7E"/>
    <w:rsid w:val="6E3F4BB1"/>
    <w:rsid w:val="6E5B579A"/>
    <w:rsid w:val="6E5B8B85"/>
    <w:rsid w:val="6E62EFFD"/>
    <w:rsid w:val="6E689D51"/>
    <w:rsid w:val="6E705937"/>
    <w:rsid w:val="6E73A2B6"/>
    <w:rsid w:val="6E79B018"/>
    <w:rsid w:val="6E810353"/>
    <w:rsid w:val="6E8FFF4B"/>
    <w:rsid w:val="6E983298"/>
    <w:rsid w:val="6EA6F973"/>
    <w:rsid w:val="6EA96E2D"/>
    <w:rsid w:val="6EBE3F10"/>
    <w:rsid w:val="6ED5E1EE"/>
    <w:rsid w:val="6EDDCD4B"/>
    <w:rsid w:val="6EDE3E1E"/>
    <w:rsid w:val="6EDFA770"/>
    <w:rsid w:val="6EE35C52"/>
    <w:rsid w:val="6EF77046"/>
    <w:rsid w:val="6F01D4AF"/>
    <w:rsid w:val="6F0B53DE"/>
    <w:rsid w:val="6F0F0F79"/>
    <w:rsid w:val="6F138441"/>
    <w:rsid w:val="6F141FE1"/>
    <w:rsid w:val="6F14658B"/>
    <w:rsid w:val="6F230970"/>
    <w:rsid w:val="6F26598B"/>
    <w:rsid w:val="6F269934"/>
    <w:rsid w:val="6F341ABD"/>
    <w:rsid w:val="6F349BA8"/>
    <w:rsid w:val="6F34DAA9"/>
    <w:rsid w:val="6F357ED5"/>
    <w:rsid w:val="6F3751E9"/>
    <w:rsid w:val="6F436D75"/>
    <w:rsid w:val="6F4391CF"/>
    <w:rsid w:val="6F68706F"/>
    <w:rsid w:val="6F76466F"/>
    <w:rsid w:val="6F8A2F02"/>
    <w:rsid w:val="6F97B3BA"/>
    <w:rsid w:val="6FA2C572"/>
    <w:rsid w:val="6FAEC8BC"/>
    <w:rsid w:val="6FC411AB"/>
    <w:rsid w:val="6FCB775D"/>
    <w:rsid w:val="6FCE0889"/>
    <w:rsid w:val="6FCFF831"/>
    <w:rsid w:val="6FD003EB"/>
    <w:rsid w:val="6FDF057F"/>
    <w:rsid w:val="6FE38124"/>
    <w:rsid w:val="6FE785D7"/>
    <w:rsid w:val="6FE7ABD5"/>
    <w:rsid w:val="6FF50178"/>
    <w:rsid w:val="6FF55B72"/>
    <w:rsid w:val="6FFD3ABA"/>
    <w:rsid w:val="7000AE5C"/>
    <w:rsid w:val="701A4E8E"/>
    <w:rsid w:val="701D78A8"/>
    <w:rsid w:val="701E49F2"/>
    <w:rsid w:val="7021033C"/>
    <w:rsid w:val="7028088B"/>
    <w:rsid w:val="7028B919"/>
    <w:rsid w:val="703597D6"/>
    <w:rsid w:val="7044643C"/>
    <w:rsid w:val="7044A483"/>
    <w:rsid w:val="704B764F"/>
    <w:rsid w:val="704C8521"/>
    <w:rsid w:val="70528793"/>
    <w:rsid w:val="705608AF"/>
    <w:rsid w:val="70626F93"/>
    <w:rsid w:val="7076A49C"/>
    <w:rsid w:val="708230D6"/>
    <w:rsid w:val="708D8554"/>
    <w:rsid w:val="708FFBB5"/>
    <w:rsid w:val="709DE430"/>
    <w:rsid w:val="709FFFDC"/>
    <w:rsid w:val="70A2BFE2"/>
    <w:rsid w:val="70A77623"/>
    <w:rsid w:val="70B37BC7"/>
    <w:rsid w:val="70B54303"/>
    <w:rsid w:val="70C348AF"/>
    <w:rsid w:val="70C4B073"/>
    <w:rsid w:val="70CA1792"/>
    <w:rsid w:val="70E2D8B7"/>
    <w:rsid w:val="70E5FBE1"/>
    <w:rsid w:val="70F0C568"/>
    <w:rsid w:val="70FBA47C"/>
    <w:rsid w:val="71013610"/>
    <w:rsid w:val="7115B492"/>
    <w:rsid w:val="711AF104"/>
    <w:rsid w:val="7120E815"/>
    <w:rsid w:val="71219387"/>
    <w:rsid w:val="712EA228"/>
    <w:rsid w:val="71326F53"/>
    <w:rsid w:val="713C3E7F"/>
    <w:rsid w:val="713D8F4D"/>
    <w:rsid w:val="714E696F"/>
    <w:rsid w:val="7164040F"/>
    <w:rsid w:val="71670A76"/>
    <w:rsid w:val="71886250"/>
    <w:rsid w:val="718A3FDC"/>
    <w:rsid w:val="719F07F1"/>
    <w:rsid w:val="71A7E8B6"/>
    <w:rsid w:val="71AB6EEE"/>
    <w:rsid w:val="71AC59D2"/>
    <w:rsid w:val="71BAE6DC"/>
    <w:rsid w:val="71C96733"/>
    <w:rsid w:val="71CAA757"/>
    <w:rsid w:val="71D46DA0"/>
    <w:rsid w:val="71DC6E16"/>
    <w:rsid w:val="71E5DBFE"/>
    <w:rsid w:val="71F756DB"/>
    <w:rsid w:val="71F83CB8"/>
    <w:rsid w:val="72017CCD"/>
    <w:rsid w:val="720F9F29"/>
    <w:rsid w:val="7215CBA4"/>
    <w:rsid w:val="7231313E"/>
    <w:rsid w:val="7238FCF8"/>
    <w:rsid w:val="723D6BE4"/>
    <w:rsid w:val="7242DCD8"/>
    <w:rsid w:val="72558E04"/>
    <w:rsid w:val="7258084B"/>
    <w:rsid w:val="726257FF"/>
    <w:rsid w:val="726B27A9"/>
    <w:rsid w:val="726BEB9A"/>
    <w:rsid w:val="7270F6DB"/>
    <w:rsid w:val="7281DDE2"/>
    <w:rsid w:val="729008AF"/>
    <w:rsid w:val="729292B1"/>
    <w:rsid w:val="729738A7"/>
    <w:rsid w:val="72A24260"/>
    <w:rsid w:val="72AE6747"/>
    <w:rsid w:val="72B08D04"/>
    <w:rsid w:val="72B74FA8"/>
    <w:rsid w:val="72BE6C53"/>
    <w:rsid w:val="72C5AD66"/>
    <w:rsid w:val="72CEE788"/>
    <w:rsid w:val="72D74DB7"/>
    <w:rsid w:val="72EC88CD"/>
    <w:rsid w:val="72EE83B2"/>
    <w:rsid w:val="72EFE96B"/>
    <w:rsid w:val="72F2A716"/>
    <w:rsid w:val="72F5A016"/>
    <w:rsid w:val="72F6475D"/>
    <w:rsid w:val="73039A6B"/>
    <w:rsid w:val="730C0654"/>
    <w:rsid w:val="730D4254"/>
    <w:rsid w:val="73127B40"/>
    <w:rsid w:val="73134EC4"/>
    <w:rsid w:val="7319BDCD"/>
    <w:rsid w:val="73236297"/>
    <w:rsid w:val="732467DF"/>
    <w:rsid w:val="732A7195"/>
    <w:rsid w:val="733B77F9"/>
    <w:rsid w:val="733FA92D"/>
    <w:rsid w:val="734BCB1E"/>
    <w:rsid w:val="736470D5"/>
    <w:rsid w:val="73727C2D"/>
    <w:rsid w:val="7373FDBC"/>
    <w:rsid w:val="73773429"/>
    <w:rsid w:val="738722D2"/>
    <w:rsid w:val="73887C0F"/>
    <w:rsid w:val="739FC6CC"/>
    <w:rsid w:val="73B8226D"/>
    <w:rsid w:val="73BB6373"/>
    <w:rsid w:val="73CD019F"/>
    <w:rsid w:val="73D03A5B"/>
    <w:rsid w:val="73EC8D10"/>
    <w:rsid w:val="73FDE0C0"/>
    <w:rsid w:val="7407969E"/>
    <w:rsid w:val="7416170E"/>
    <w:rsid w:val="7418974D"/>
    <w:rsid w:val="741CE338"/>
    <w:rsid w:val="741D0CD0"/>
    <w:rsid w:val="741FE1C1"/>
    <w:rsid w:val="742142A7"/>
    <w:rsid w:val="74254D98"/>
    <w:rsid w:val="74262262"/>
    <w:rsid w:val="74283218"/>
    <w:rsid w:val="7429B263"/>
    <w:rsid w:val="7431ECCB"/>
    <w:rsid w:val="7448FF6F"/>
    <w:rsid w:val="7452599B"/>
    <w:rsid w:val="745BD996"/>
    <w:rsid w:val="74612A6C"/>
    <w:rsid w:val="7461A1EE"/>
    <w:rsid w:val="746B406E"/>
    <w:rsid w:val="747190B6"/>
    <w:rsid w:val="747C7A46"/>
    <w:rsid w:val="74864D24"/>
    <w:rsid w:val="7486C840"/>
    <w:rsid w:val="74878B91"/>
    <w:rsid w:val="74887752"/>
    <w:rsid w:val="749D621C"/>
    <w:rsid w:val="749F2485"/>
    <w:rsid w:val="74A0D9D3"/>
    <w:rsid w:val="74A92258"/>
    <w:rsid w:val="74A9DB21"/>
    <w:rsid w:val="74AD4FF5"/>
    <w:rsid w:val="74B8E489"/>
    <w:rsid w:val="74D1E75A"/>
    <w:rsid w:val="74D1EBAB"/>
    <w:rsid w:val="74F19615"/>
    <w:rsid w:val="74F38DD3"/>
    <w:rsid w:val="74FA13F5"/>
    <w:rsid w:val="750ACDB9"/>
    <w:rsid w:val="751E6F52"/>
    <w:rsid w:val="75307F7D"/>
    <w:rsid w:val="7531D613"/>
    <w:rsid w:val="753999FF"/>
    <w:rsid w:val="754EA919"/>
    <w:rsid w:val="7566D449"/>
    <w:rsid w:val="756D4858"/>
    <w:rsid w:val="7575315D"/>
    <w:rsid w:val="7583ECD3"/>
    <w:rsid w:val="75859A13"/>
    <w:rsid w:val="75911552"/>
    <w:rsid w:val="75915974"/>
    <w:rsid w:val="75B1E76F"/>
    <w:rsid w:val="75B80670"/>
    <w:rsid w:val="75CEA734"/>
    <w:rsid w:val="75DB111B"/>
    <w:rsid w:val="75E16F65"/>
    <w:rsid w:val="75E80605"/>
    <w:rsid w:val="75EE29FC"/>
    <w:rsid w:val="75EE3594"/>
    <w:rsid w:val="75F36C58"/>
    <w:rsid w:val="76138FFF"/>
    <w:rsid w:val="761AC480"/>
    <w:rsid w:val="7637E2D8"/>
    <w:rsid w:val="76388953"/>
    <w:rsid w:val="763A7B99"/>
    <w:rsid w:val="764041D1"/>
    <w:rsid w:val="76559C74"/>
    <w:rsid w:val="765E0602"/>
    <w:rsid w:val="765F7E91"/>
    <w:rsid w:val="767BBD32"/>
    <w:rsid w:val="76A9F3CB"/>
    <w:rsid w:val="76B6A1CE"/>
    <w:rsid w:val="76CD9E8E"/>
    <w:rsid w:val="76DE85F9"/>
    <w:rsid w:val="76E93562"/>
    <w:rsid w:val="76EFAF38"/>
    <w:rsid w:val="76F15EA5"/>
    <w:rsid w:val="76F37C38"/>
    <w:rsid w:val="76F7C29F"/>
    <w:rsid w:val="7704A261"/>
    <w:rsid w:val="77054FBC"/>
    <w:rsid w:val="770E155D"/>
    <w:rsid w:val="771C122E"/>
    <w:rsid w:val="77268B5F"/>
    <w:rsid w:val="7731B5DE"/>
    <w:rsid w:val="77379E32"/>
    <w:rsid w:val="773D63C2"/>
    <w:rsid w:val="7740A2EE"/>
    <w:rsid w:val="77534234"/>
    <w:rsid w:val="775372FA"/>
    <w:rsid w:val="77539BDB"/>
    <w:rsid w:val="7770FD9D"/>
    <w:rsid w:val="7777434C"/>
    <w:rsid w:val="777C11CE"/>
    <w:rsid w:val="7785C2BA"/>
    <w:rsid w:val="77B78BCD"/>
    <w:rsid w:val="77B7F1FB"/>
    <w:rsid w:val="77CD1E18"/>
    <w:rsid w:val="77D21E15"/>
    <w:rsid w:val="77D2BAEB"/>
    <w:rsid w:val="77D4845B"/>
    <w:rsid w:val="77D73160"/>
    <w:rsid w:val="77D83B84"/>
    <w:rsid w:val="77E568C0"/>
    <w:rsid w:val="77EE13A7"/>
    <w:rsid w:val="77F664CD"/>
    <w:rsid w:val="77FA501D"/>
    <w:rsid w:val="781B90EF"/>
    <w:rsid w:val="7820647B"/>
    <w:rsid w:val="78207821"/>
    <w:rsid w:val="783D4FD4"/>
    <w:rsid w:val="783F50A7"/>
    <w:rsid w:val="784102C7"/>
    <w:rsid w:val="784FC014"/>
    <w:rsid w:val="785B0F3A"/>
    <w:rsid w:val="78654F40"/>
    <w:rsid w:val="786ABBDD"/>
    <w:rsid w:val="78708EBB"/>
    <w:rsid w:val="787562C9"/>
    <w:rsid w:val="78798E10"/>
    <w:rsid w:val="78814626"/>
    <w:rsid w:val="7884BAF6"/>
    <w:rsid w:val="78872344"/>
    <w:rsid w:val="788B6C6C"/>
    <w:rsid w:val="78938A1A"/>
    <w:rsid w:val="789E54C6"/>
    <w:rsid w:val="78A1924D"/>
    <w:rsid w:val="78A1B3B3"/>
    <w:rsid w:val="78ACF404"/>
    <w:rsid w:val="78B640D8"/>
    <w:rsid w:val="78BE5FC3"/>
    <w:rsid w:val="78CC4648"/>
    <w:rsid w:val="78DD7375"/>
    <w:rsid w:val="78E9CEF9"/>
    <w:rsid w:val="78EF9BC5"/>
    <w:rsid w:val="79053574"/>
    <w:rsid w:val="7909440F"/>
    <w:rsid w:val="7915B15C"/>
    <w:rsid w:val="79191027"/>
    <w:rsid w:val="792A2CD6"/>
    <w:rsid w:val="792FE963"/>
    <w:rsid w:val="7934D0E1"/>
    <w:rsid w:val="79397D0D"/>
    <w:rsid w:val="793DE880"/>
    <w:rsid w:val="79405641"/>
    <w:rsid w:val="79450233"/>
    <w:rsid w:val="79525AE9"/>
    <w:rsid w:val="795787F6"/>
    <w:rsid w:val="795A8B42"/>
    <w:rsid w:val="795FFD71"/>
    <w:rsid w:val="7976863B"/>
    <w:rsid w:val="79820649"/>
    <w:rsid w:val="7984CB43"/>
    <w:rsid w:val="798747D9"/>
    <w:rsid w:val="798D67BA"/>
    <w:rsid w:val="798F3642"/>
    <w:rsid w:val="79B5285B"/>
    <w:rsid w:val="79B6A162"/>
    <w:rsid w:val="79B9B92B"/>
    <w:rsid w:val="79BD8D7F"/>
    <w:rsid w:val="79C58955"/>
    <w:rsid w:val="79C7026D"/>
    <w:rsid w:val="79D0B86D"/>
    <w:rsid w:val="79D2063E"/>
    <w:rsid w:val="79EC65AB"/>
    <w:rsid w:val="79F180B3"/>
    <w:rsid w:val="7A1FAE9B"/>
    <w:rsid w:val="7A25646D"/>
    <w:rsid w:val="7A287EAF"/>
    <w:rsid w:val="7A40794A"/>
    <w:rsid w:val="7A43C4EF"/>
    <w:rsid w:val="7A499211"/>
    <w:rsid w:val="7A7B6FEE"/>
    <w:rsid w:val="7A806674"/>
    <w:rsid w:val="7A843461"/>
    <w:rsid w:val="7A9D6D7B"/>
    <w:rsid w:val="7AB1281F"/>
    <w:rsid w:val="7ABA99C1"/>
    <w:rsid w:val="7AC2A0CC"/>
    <w:rsid w:val="7ACD8392"/>
    <w:rsid w:val="7AD506EE"/>
    <w:rsid w:val="7AD5306B"/>
    <w:rsid w:val="7AD7B479"/>
    <w:rsid w:val="7AE1C0E9"/>
    <w:rsid w:val="7AF330E9"/>
    <w:rsid w:val="7AF47FE4"/>
    <w:rsid w:val="7AF70552"/>
    <w:rsid w:val="7AF9144C"/>
    <w:rsid w:val="7AFCAA80"/>
    <w:rsid w:val="7AFFA6A2"/>
    <w:rsid w:val="7B0A2222"/>
    <w:rsid w:val="7B118B3F"/>
    <w:rsid w:val="7B12B704"/>
    <w:rsid w:val="7B139770"/>
    <w:rsid w:val="7B174D40"/>
    <w:rsid w:val="7B1AB12D"/>
    <w:rsid w:val="7B2554D9"/>
    <w:rsid w:val="7B267272"/>
    <w:rsid w:val="7B487254"/>
    <w:rsid w:val="7B6B7FF2"/>
    <w:rsid w:val="7B73E918"/>
    <w:rsid w:val="7B8061C9"/>
    <w:rsid w:val="7B8326E7"/>
    <w:rsid w:val="7B8EE21C"/>
    <w:rsid w:val="7B90E81D"/>
    <w:rsid w:val="7BA63353"/>
    <w:rsid w:val="7BAF491D"/>
    <w:rsid w:val="7BB326A1"/>
    <w:rsid w:val="7BBE6EF5"/>
    <w:rsid w:val="7BC34BCB"/>
    <w:rsid w:val="7BCCB6F5"/>
    <w:rsid w:val="7BCF2CDD"/>
    <w:rsid w:val="7BE1D99B"/>
    <w:rsid w:val="7BEAD28D"/>
    <w:rsid w:val="7BEC7CD8"/>
    <w:rsid w:val="7BF36E82"/>
    <w:rsid w:val="7C137253"/>
    <w:rsid w:val="7C25FC82"/>
    <w:rsid w:val="7C2AE16F"/>
    <w:rsid w:val="7C35496A"/>
    <w:rsid w:val="7C574F84"/>
    <w:rsid w:val="7C5E2A64"/>
    <w:rsid w:val="7C693605"/>
    <w:rsid w:val="7C70F06B"/>
    <w:rsid w:val="7C73A6D2"/>
    <w:rsid w:val="7C7F1A01"/>
    <w:rsid w:val="7C8AFBC7"/>
    <w:rsid w:val="7C8DC478"/>
    <w:rsid w:val="7C924DFE"/>
    <w:rsid w:val="7CB08C43"/>
    <w:rsid w:val="7CC9CAA6"/>
    <w:rsid w:val="7CCB69C2"/>
    <w:rsid w:val="7CCC6053"/>
    <w:rsid w:val="7CD35E5F"/>
    <w:rsid w:val="7CF4F08B"/>
    <w:rsid w:val="7CF69E76"/>
    <w:rsid w:val="7CF70DD4"/>
    <w:rsid w:val="7D013747"/>
    <w:rsid w:val="7D0DE9FC"/>
    <w:rsid w:val="7D0EEDDB"/>
    <w:rsid w:val="7D240A61"/>
    <w:rsid w:val="7D309340"/>
    <w:rsid w:val="7D452354"/>
    <w:rsid w:val="7D5028DE"/>
    <w:rsid w:val="7D6D3386"/>
    <w:rsid w:val="7D7DF5E9"/>
    <w:rsid w:val="7D80E481"/>
    <w:rsid w:val="7D8521FC"/>
    <w:rsid w:val="7D8D4BF0"/>
    <w:rsid w:val="7D934C58"/>
    <w:rsid w:val="7DA741FC"/>
    <w:rsid w:val="7DCC722C"/>
    <w:rsid w:val="7DCD5AD2"/>
    <w:rsid w:val="7DD9E8F7"/>
    <w:rsid w:val="7DEEEEAC"/>
    <w:rsid w:val="7DF2D1F8"/>
    <w:rsid w:val="7E1460E4"/>
    <w:rsid w:val="7E173D1E"/>
    <w:rsid w:val="7E399F49"/>
    <w:rsid w:val="7E3C17F4"/>
    <w:rsid w:val="7E5BDAF4"/>
    <w:rsid w:val="7E63CC71"/>
    <w:rsid w:val="7E64C879"/>
    <w:rsid w:val="7E689E91"/>
    <w:rsid w:val="7E6B21DB"/>
    <w:rsid w:val="7E6E9FB5"/>
    <w:rsid w:val="7E70259E"/>
    <w:rsid w:val="7E72C525"/>
    <w:rsid w:val="7E82DA13"/>
    <w:rsid w:val="7E917231"/>
    <w:rsid w:val="7EA45269"/>
    <w:rsid w:val="7EA6BD1B"/>
    <w:rsid w:val="7EB343DC"/>
    <w:rsid w:val="7EBE4F9D"/>
    <w:rsid w:val="7EC668BD"/>
    <w:rsid w:val="7ECD6EB5"/>
    <w:rsid w:val="7EE2628A"/>
    <w:rsid w:val="7EE42198"/>
    <w:rsid w:val="7EE4A73B"/>
    <w:rsid w:val="7F22734F"/>
    <w:rsid w:val="7F23D638"/>
    <w:rsid w:val="7F316E3A"/>
    <w:rsid w:val="7F346951"/>
    <w:rsid w:val="7F391253"/>
    <w:rsid w:val="7F4F501A"/>
    <w:rsid w:val="7F4FB4BC"/>
    <w:rsid w:val="7F51935B"/>
    <w:rsid w:val="7F56D8ED"/>
    <w:rsid w:val="7F572283"/>
    <w:rsid w:val="7F5DE5BB"/>
    <w:rsid w:val="7F743B76"/>
    <w:rsid w:val="7F7693E8"/>
    <w:rsid w:val="7F7D3C9E"/>
    <w:rsid w:val="7F91A7AB"/>
    <w:rsid w:val="7FAC4167"/>
    <w:rsid w:val="7FB3E632"/>
    <w:rsid w:val="7FB5917C"/>
    <w:rsid w:val="7FBB0EBB"/>
    <w:rsid w:val="7FC4E2D3"/>
    <w:rsid w:val="7FCA771B"/>
    <w:rsid w:val="7FD651CD"/>
    <w:rsid w:val="7FE9BD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hapeDefaults>
    <o:shapedefaults v:ext="edit" spidmax="1026"/>
    <o:shapelayout v:ext="edit">
      <o:idmap v:ext="edit" data="1"/>
    </o:shapelayout>
  </w:shapeDefaults>
  <w:decimalSymbol w:val="."/>
  <w:listSeparator w:val=","/>
  <w14:docId w14:val="7B9EA39C"/>
  <w15:chartTrackingRefBased/>
  <w15:docId w15:val="{77DF4892-32D3-4686-B4DF-8288B5E0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56FEB"/>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4210"/>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45F2"/>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4162E"/>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Revision">
    <w:name w:val="Revision"/>
    <w:hidden/>
    <w:uiPriority w:val="99"/>
    <w:semiHidden/>
    <w:rsid w:val="00140E1B"/>
    <w:pPr>
      <w:spacing w:after="0" w:line="240" w:lineRule="auto"/>
    </w:pPr>
  </w:style>
  <w:style w:type="character" w:styleId="Heading1Char" w:customStyle="1">
    <w:name w:val="Heading 1 Char"/>
    <w:basedOn w:val="DefaultParagraphFont"/>
    <w:link w:val="Heading1"/>
    <w:uiPriority w:val="9"/>
    <w:rsid w:val="00F56FEB"/>
    <w:rPr>
      <w:rFonts w:asciiTheme="majorHAnsi" w:hAnsiTheme="majorHAnsi" w:eastAsiaTheme="majorEastAsia" w:cstheme="majorBidi"/>
      <w:color w:val="2E74B5" w:themeColor="accent1" w:themeShade="BF"/>
      <w:sz w:val="32"/>
      <w:szCs w:val="32"/>
    </w:rPr>
  </w:style>
  <w:style w:type="paragraph" w:styleId="ListParagraph">
    <w:name w:val="List Paragraph"/>
    <w:basedOn w:val="Normal"/>
    <w:uiPriority w:val="34"/>
    <w:qFormat/>
    <w:rsid w:val="00C05F1E"/>
    <w:pPr>
      <w:ind w:left="720"/>
      <w:contextualSpacing/>
    </w:pPr>
  </w:style>
  <w:style w:type="character" w:styleId="CommentReference">
    <w:name w:val="annotation reference"/>
    <w:basedOn w:val="DefaultParagraphFont"/>
    <w:uiPriority w:val="99"/>
    <w:semiHidden/>
    <w:unhideWhenUsed/>
    <w:rsid w:val="0087415B"/>
    <w:rPr>
      <w:sz w:val="16"/>
      <w:szCs w:val="16"/>
    </w:rPr>
  </w:style>
  <w:style w:type="paragraph" w:styleId="CommentText">
    <w:name w:val="annotation text"/>
    <w:basedOn w:val="Normal"/>
    <w:link w:val="CommentTextChar"/>
    <w:uiPriority w:val="99"/>
    <w:unhideWhenUsed/>
    <w:rsid w:val="0087415B"/>
    <w:pPr>
      <w:spacing w:line="240" w:lineRule="auto"/>
    </w:pPr>
    <w:rPr>
      <w:sz w:val="20"/>
      <w:szCs w:val="20"/>
    </w:rPr>
  </w:style>
  <w:style w:type="character" w:styleId="CommentTextChar" w:customStyle="1">
    <w:name w:val="Comment Text Char"/>
    <w:basedOn w:val="DefaultParagraphFont"/>
    <w:link w:val="CommentText"/>
    <w:uiPriority w:val="99"/>
    <w:rsid w:val="0087415B"/>
    <w:rPr>
      <w:sz w:val="20"/>
      <w:szCs w:val="20"/>
    </w:rPr>
  </w:style>
  <w:style w:type="paragraph" w:styleId="CommentSubject">
    <w:name w:val="annotation subject"/>
    <w:basedOn w:val="CommentText"/>
    <w:next w:val="CommentText"/>
    <w:link w:val="CommentSubjectChar"/>
    <w:uiPriority w:val="99"/>
    <w:semiHidden/>
    <w:unhideWhenUsed/>
    <w:rsid w:val="0087415B"/>
    <w:rPr>
      <w:b/>
      <w:bCs/>
    </w:rPr>
  </w:style>
  <w:style w:type="character" w:styleId="CommentSubjectChar" w:customStyle="1">
    <w:name w:val="Comment Subject Char"/>
    <w:basedOn w:val="CommentTextChar"/>
    <w:link w:val="CommentSubject"/>
    <w:uiPriority w:val="99"/>
    <w:semiHidden/>
    <w:rsid w:val="0087415B"/>
    <w:rPr>
      <w:b/>
      <w:bCs/>
      <w:sz w:val="20"/>
      <w:szCs w:val="20"/>
    </w:rPr>
  </w:style>
  <w:style w:type="character" w:styleId="Heading2Char" w:customStyle="1">
    <w:name w:val="Heading 2 Char"/>
    <w:basedOn w:val="DefaultParagraphFont"/>
    <w:link w:val="Heading2"/>
    <w:uiPriority w:val="9"/>
    <w:rsid w:val="00544210"/>
    <w:rPr>
      <w:rFonts w:asciiTheme="majorHAnsi" w:hAnsiTheme="majorHAnsi" w:eastAsiaTheme="majorEastAsia" w:cstheme="majorBidi"/>
      <w:color w:val="2E74B5" w:themeColor="accent1" w:themeShade="BF"/>
      <w:sz w:val="26"/>
      <w:szCs w:val="26"/>
    </w:rPr>
  </w:style>
  <w:style w:type="character" w:styleId="PlaceholderText">
    <w:name w:val="Placeholder Text"/>
    <w:basedOn w:val="DefaultParagraphFont"/>
    <w:uiPriority w:val="99"/>
    <w:semiHidden/>
    <w:rsid w:val="00C85981"/>
    <w:rPr>
      <w:color w:val="666666"/>
    </w:rPr>
  </w:style>
  <w:style w:type="table" w:styleId="TableGrid">
    <w:name w:val="Table Grid"/>
    <w:basedOn w:val="TableNormal"/>
    <w:uiPriority w:val="39"/>
    <w:rsid w:val="00565AE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FF1A33"/>
    <w:rPr>
      <w:color w:val="0000FF"/>
      <w:u w:val="single"/>
    </w:rPr>
  </w:style>
  <w:style w:type="character" w:styleId="UnresolvedMention">
    <w:name w:val="Unresolved Mention"/>
    <w:basedOn w:val="DefaultParagraphFont"/>
    <w:uiPriority w:val="99"/>
    <w:semiHidden/>
    <w:unhideWhenUsed/>
    <w:rsid w:val="00CF4672"/>
    <w:rPr>
      <w:color w:val="605E5C"/>
      <w:shd w:val="clear" w:color="auto" w:fill="E1DFDD"/>
    </w:rPr>
  </w:style>
  <w:style w:type="character" w:styleId="Heading3Char" w:customStyle="1">
    <w:name w:val="Heading 3 Char"/>
    <w:basedOn w:val="DefaultParagraphFont"/>
    <w:link w:val="Heading3"/>
    <w:uiPriority w:val="9"/>
    <w:rsid w:val="00BD45F2"/>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rsid w:val="00B4162E"/>
    <w:rPr>
      <w:rFonts w:asciiTheme="majorHAnsi" w:hAnsiTheme="majorHAnsi" w:eastAsiaTheme="majorEastAsia" w:cstheme="majorBidi"/>
      <w:i/>
      <w:iCs/>
      <w:color w:val="2E74B5" w:themeColor="accent1" w:themeShade="BF"/>
    </w:rPr>
  </w:style>
  <w:style w:type="character" w:styleId="cf01" w:customStyle="1">
    <w:name w:val="cf01"/>
    <w:basedOn w:val="DefaultParagraphFont"/>
    <w:rsid w:val="00122C1D"/>
    <w:rPr>
      <w:rFonts w:hint="default" w:ascii="Segoe UI" w:hAnsi="Segoe UI" w:cs="Segoe UI"/>
      <w:sz w:val="18"/>
      <w:szCs w:val="18"/>
    </w:rPr>
  </w:style>
  <w:style w:type="character" w:styleId="Mention">
    <w:name w:val="Mention"/>
    <w:basedOn w:val="DefaultParagraphFont"/>
    <w:uiPriority w:val="99"/>
    <w:unhideWhenUsed/>
    <w:rsid w:val="00B31298"/>
    <w:rPr>
      <w:color w:val="2B579A"/>
      <w:shd w:val="clear" w:color="auto" w:fill="E1DFDD"/>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D845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63398">
      <w:bodyDiv w:val="1"/>
      <w:marLeft w:val="0"/>
      <w:marRight w:val="0"/>
      <w:marTop w:val="0"/>
      <w:marBottom w:val="0"/>
      <w:divBdr>
        <w:top w:val="none" w:sz="0" w:space="0" w:color="auto"/>
        <w:left w:val="none" w:sz="0" w:space="0" w:color="auto"/>
        <w:bottom w:val="none" w:sz="0" w:space="0" w:color="auto"/>
        <w:right w:val="none" w:sz="0" w:space="0" w:color="auto"/>
      </w:divBdr>
    </w:div>
    <w:div w:id="137117997">
      <w:bodyDiv w:val="1"/>
      <w:marLeft w:val="0"/>
      <w:marRight w:val="0"/>
      <w:marTop w:val="0"/>
      <w:marBottom w:val="0"/>
      <w:divBdr>
        <w:top w:val="none" w:sz="0" w:space="0" w:color="auto"/>
        <w:left w:val="none" w:sz="0" w:space="0" w:color="auto"/>
        <w:bottom w:val="none" w:sz="0" w:space="0" w:color="auto"/>
        <w:right w:val="none" w:sz="0" w:space="0" w:color="auto"/>
      </w:divBdr>
    </w:div>
    <w:div w:id="444542703">
      <w:bodyDiv w:val="1"/>
      <w:marLeft w:val="0"/>
      <w:marRight w:val="0"/>
      <w:marTop w:val="0"/>
      <w:marBottom w:val="0"/>
      <w:divBdr>
        <w:top w:val="none" w:sz="0" w:space="0" w:color="auto"/>
        <w:left w:val="none" w:sz="0" w:space="0" w:color="auto"/>
        <w:bottom w:val="none" w:sz="0" w:space="0" w:color="auto"/>
        <w:right w:val="none" w:sz="0" w:space="0" w:color="auto"/>
      </w:divBdr>
    </w:div>
    <w:div w:id="683090124">
      <w:bodyDiv w:val="1"/>
      <w:marLeft w:val="0"/>
      <w:marRight w:val="0"/>
      <w:marTop w:val="0"/>
      <w:marBottom w:val="0"/>
      <w:divBdr>
        <w:top w:val="none" w:sz="0" w:space="0" w:color="auto"/>
        <w:left w:val="none" w:sz="0" w:space="0" w:color="auto"/>
        <w:bottom w:val="none" w:sz="0" w:space="0" w:color="auto"/>
        <w:right w:val="none" w:sz="0" w:space="0" w:color="auto"/>
      </w:divBdr>
    </w:div>
    <w:div w:id="837621403">
      <w:bodyDiv w:val="1"/>
      <w:marLeft w:val="0"/>
      <w:marRight w:val="0"/>
      <w:marTop w:val="0"/>
      <w:marBottom w:val="0"/>
      <w:divBdr>
        <w:top w:val="none" w:sz="0" w:space="0" w:color="auto"/>
        <w:left w:val="none" w:sz="0" w:space="0" w:color="auto"/>
        <w:bottom w:val="none" w:sz="0" w:space="0" w:color="auto"/>
        <w:right w:val="none" w:sz="0" w:space="0" w:color="auto"/>
      </w:divBdr>
    </w:div>
    <w:div w:id="847063870">
      <w:bodyDiv w:val="1"/>
      <w:marLeft w:val="0"/>
      <w:marRight w:val="0"/>
      <w:marTop w:val="0"/>
      <w:marBottom w:val="0"/>
      <w:divBdr>
        <w:top w:val="none" w:sz="0" w:space="0" w:color="auto"/>
        <w:left w:val="none" w:sz="0" w:space="0" w:color="auto"/>
        <w:bottom w:val="none" w:sz="0" w:space="0" w:color="auto"/>
        <w:right w:val="none" w:sz="0" w:space="0" w:color="auto"/>
      </w:divBdr>
    </w:div>
    <w:div w:id="1248349448">
      <w:bodyDiv w:val="1"/>
      <w:marLeft w:val="0"/>
      <w:marRight w:val="0"/>
      <w:marTop w:val="0"/>
      <w:marBottom w:val="0"/>
      <w:divBdr>
        <w:top w:val="none" w:sz="0" w:space="0" w:color="auto"/>
        <w:left w:val="none" w:sz="0" w:space="0" w:color="auto"/>
        <w:bottom w:val="none" w:sz="0" w:space="0" w:color="auto"/>
        <w:right w:val="none" w:sz="0" w:space="0" w:color="auto"/>
      </w:divBdr>
    </w:div>
    <w:div w:id="1340814992">
      <w:bodyDiv w:val="1"/>
      <w:marLeft w:val="0"/>
      <w:marRight w:val="0"/>
      <w:marTop w:val="0"/>
      <w:marBottom w:val="0"/>
      <w:divBdr>
        <w:top w:val="none" w:sz="0" w:space="0" w:color="auto"/>
        <w:left w:val="none" w:sz="0" w:space="0" w:color="auto"/>
        <w:bottom w:val="none" w:sz="0" w:space="0" w:color="auto"/>
        <w:right w:val="none" w:sz="0" w:space="0" w:color="auto"/>
      </w:divBdr>
    </w:div>
    <w:div w:id="1380787872">
      <w:bodyDiv w:val="1"/>
      <w:marLeft w:val="0"/>
      <w:marRight w:val="0"/>
      <w:marTop w:val="0"/>
      <w:marBottom w:val="0"/>
      <w:divBdr>
        <w:top w:val="none" w:sz="0" w:space="0" w:color="auto"/>
        <w:left w:val="none" w:sz="0" w:space="0" w:color="auto"/>
        <w:bottom w:val="none" w:sz="0" w:space="0" w:color="auto"/>
        <w:right w:val="none" w:sz="0" w:space="0" w:color="auto"/>
      </w:divBdr>
    </w:div>
    <w:div w:id="1592396475">
      <w:bodyDiv w:val="1"/>
      <w:marLeft w:val="0"/>
      <w:marRight w:val="0"/>
      <w:marTop w:val="0"/>
      <w:marBottom w:val="0"/>
      <w:divBdr>
        <w:top w:val="none" w:sz="0" w:space="0" w:color="auto"/>
        <w:left w:val="none" w:sz="0" w:space="0" w:color="auto"/>
        <w:bottom w:val="none" w:sz="0" w:space="0" w:color="auto"/>
        <w:right w:val="none" w:sz="0" w:space="0" w:color="auto"/>
      </w:divBdr>
    </w:div>
    <w:div w:id="203726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canada.ca/en/environment-climate-change/services/species-risk-public-registry.html" TargetMode="Externa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comments" Target="comments.xml"/><Relationship Id="rId12" Type="http://schemas.openxmlformats.org/officeDocument/2006/relationships/hyperlink" Target="https://doi.org/10.5751/ACE-02388-180105"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i.org/10.5751/ACE-02370-180111"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avidiles/Petrel_Puffin_Trend" TargetMode="External"/><Relationship Id="rId24" Type="http://schemas.openxmlformats.org/officeDocument/2006/relationships/image" Target="media/image8.png"/><Relationship Id="rId32"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hyperlink" Target="https://doi.org/10.2173/bow.lcspet.01.1" TargetMode="External"/><Relationship Id="rId23" Type="http://schemas.openxmlformats.org/officeDocument/2006/relationships/image" Target="media/image7.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3.png"/><Relationship Id="rId31" Type="http://schemas.microsoft.com/office/2019/05/relationships/documenttasks" Target="documenttasks/documenttasks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5751/ACE-01526-150111"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88D23FD3-F13E-4BE1-9F97-FDCB5E0EC702}">
    <t:Anchor>
      <t:Comment id="1564433796"/>
    </t:Anchor>
    <t:History>
      <t:Event id="{8F04558C-40BA-4B20-AEBF-14B0BF65EB51}" time="2024-05-01T15:14:58.512Z">
        <t:Attribution userId="S::Anna.Calvert@ec.gc.ca::e5a06064-2460-4bad-b478-9ef91c5cdcfa" userProvider="AD" userName="Calvert,Anna (elle | she, her) (ECCC)"/>
        <t:Anchor>
          <t:Comment id="1564433796"/>
        </t:Anchor>
        <t:Create/>
      </t:Event>
      <t:Event id="{DD0DF927-F907-4401-90AB-893F1C207415}" time="2024-05-01T15:14:58.512Z">
        <t:Attribution userId="S::Anna.Calvert@ec.gc.ca::e5a06064-2460-4bad-b478-9ef91c5cdcfa" userProvider="AD" userName="Calvert,Anna (elle | she, her) (ECCC)"/>
        <t:Anchor>
          <t:Comment id="1564433796"/>
        </t:Anchor>
        <t:Assign userId="S::jean-francois.rail@ec.gc.ca::8bfb5a1a-ec9d-46be-b811-3d8d54744d59" userProvider="AD" userName="Rail,Jean-François (ECCC)"/>
      </t:Event>
      <t:Event id="{A030013E-BFCC-41DD-A452-0ABE7F721A8B}" time="2024-05-01T15:14:58.512Z">
        <t:Attribution userId="S::Anna.Calvert@ec.gc.ca::e5a06064-2460-4bad-b478-9ef91c5cdcfa" userProvider="AD" userName="Calvert,Anna (elle | she, her) (ECCC)"/>
        <t:Anchor>
          <t:Comment id="1564433796"/>
        </t:Anchor>
        <t:SetTitle title="@Rail,Jean-François (ECCC) "/>
      </t:Event>
      <t:Event id="{D99E7499-627C-4303-83CC-F5A40CF18A9B}" time="2024-06-07T13:27:51.845Z">
        <t:Attribution userId="S::anna.calvert@ec.gc.ca::e5a06064-2460-4bad-b478-9ef91c5cdcfa" userProvider="AD" userName="Calvert,Anna (elle | she, her) (ECCC)"/>
        <t:Progress percentComplete="100"/>
      </t:Event>
    </t:History>
  </t:Task>
  <t:Task id="{16F972B8-8E62-43D6-9FAD-EB712A1063AC}">
    <t:Anchor>
      <t:Comment id="731729912"/>
    </t:Anchor>
    <t:History>
      <t:Event id="{6573A311-C87A-453C-8426-A7101E6B6457}" time="2024-05-01T14:54:08.583Z">
        <t:Attribution userId="S::Anna.Calvert@ec.gc.ca::e5a06064-2460-4bad-b478-9ef91c5cdcfa" userProvider="AD" userName="Calvert,Anna (elle | she, her) (ECCC)"/>
        <t:Anchor>
          <t:Comment id="731729912"/>
        </t:Anchor>
        <t:Create/>
      </t:Event>
      <t:Event id="{C410E18F-12AB-47D8-9DE3-CFF079DAF6C1}" time="2024-05-01T14:54:08.583Z">
        <t:Attribution userId="S::Anna.Calvert@ec.gc.ca::e5a06064-2460-4bad-b478-9ef91c5cdcfa" userProvider="AD" userName="Calvert,Anna (elle | she, her) (ECCC)"/>
        <t:Anchor>
          <t:Comment id="731729912"/>
        </t:Anchor>
        <t:Assign userId="S::Sarah.Gutowsky@ec.gc.ca::3510a9ec-2b95-4e45-a666-2f8b3180fc72" userProvider="AD" userName="Gutowsky,Sarah (elle, iel, ellui | she, her, they, them) (ECCC)"/>
      </t:Event>
      <t:Event id="{8A5F6C35-6754-41E2-A2C5-35740C0C6C67}" time="2024-05-01T14:54:08.583Z">
        <t:Attribution userId="S::Anna.Calvert@ec.gc.ca::e5a06064-2460-4bad-b478-9ef91c5cdcfa" userProvider="AD" userName="Calvert,Anna (elle | she, her) (ECCC)"/>
        <t:Anchor>
          <t:Comment id="731729912"/>
        </t:Anchor>
        <t:SetTitle title="@Gutowsky,Sarah (elle, iel, ellui | she, her, they, them) (ECCC) do we even need to get into any of this now? I feel like your updated analysis doesn’t get into this too much now -so can we remove/reword?"/>
      </t:Event>
      <t:Event id="{793C9878-CAB7-41E1-A6A5-F89A9BF4CA00}" time="2024-05-13T13:58:03.703Z">
        <t:Attribution userId="S::anna.calvert@ec.gc.ca::e5a06064-2460-4bad-b478-9ef91c5cdcfa" userProvider="AD" userName="Calvert,Anna (elle | she, her) (ECCC)"/>
        <t:Progress percentComplete="100"/>
      </t:Event>
    </t:History>
  </t:Task>
  <t:Task id="{33FCCC36-A8BA-46B4-A4A5-4951A2516649}">
    <t:Anchor>
      <t:Comment id="887194829"/>
    </t:Anchor>
    <t:History>
      <t:Event id="{CE75EEB8-6367-4FF7-BFF4-0FA60EAC2981}" time="2024-05-01T15:13:17.968Z">
        <t:Attribution userId="S::Anna.Calvert@ec.gc.ca::e5a06064-2460-4bad-b478-9ef91c5cdcfa" userProvider="AD" userName="Calvert,Anna (elle | she, her) (ECCC)"/>
        <t:Anchor>
          <t:Comment id="887194829"/>
        </t:Anchor>
        <t:Create/>
      </t:Event>
      <t:Event id="{9BE8ABA5-CAB3-4148-AA44-10347677D728}" time="2024-05-01T15:13:17.968Z">
        <t:Attribution userId="S::Anna.Calvert@ec.gc.ca::e5a06064-2460-4bad-b478-9ef91c5cdcfa" userProvider="AD" userName="Calvert,Anna (elle | she, her) (ECCC)"/>
        <t:Anchor>
          <t:Comment id="887194829"/>
        </t:Anchor>
        <t:Assign userId="S::sabina.wilhelm@ec.gc.ca::d0441aad-4f8e-4c42-b3d7-8437d3a0266b" userProvider="AD" userName="Wilhelm,Sabina (elle | she, her) (ECCC)"/>
      </t:Event>
      <t:Event id="{6B4C8846-1AA1-4D3B-8B85-0AAEA1EF868B}" time="2024-05-01T15:13:17.968Z">
        <t:Attribution userId="S::Anna.Calvert@ec.gc.ca::e5a06064-2460-4bad-b478-9ef91c5cdcfa" userProvider="AD" userName="Calvert,Anna (elle | she, her) (ECCC)"/>
        <t:Anchor>
          <t:Comment id="887194829"/>
        </t:Anchor>
        <t:SetTitle title="@Hedd,April (elle | she, her) (ECCC) @Rail,Jean-François (ECCC) @Wilhelm,Sabina (elle | she, her) (ECCC) can you tackle a first attempt at this section?"/>
      </t:Event>
      <t:Event id="{11B70C77-D655-4747-9868-5AC2FB3C2631}" time="2024-06-07T13:27:44.179Z">
        <t:Attribution userId="S::anna.calvert@ec.gc.ca::e5a06064-2460-4bad-b478-9ef91c5cdcfa" userProvider="AD" userName="Calvert,Anna (elle | she, her) (ECCC)"/>
        <t:Progress percentComplete="100"/>
      </t:Event>
      <t:Event id="{99381E02-BE5D-47DC-88CD-020980DECBAE}" time="2024-06-07T13:28:06.681Z">
        <t:Attribution userId="S::anna.calvert@ec.gc.ca::e5a06064-2460-4bad-b478-9ef91c5cdcfa" userProvider="AD" userName="Calvert,Anna (elle | she, her) (ECCC)"/>
        <t:Progress percentComplete="0"/>
      </t:Event>
    </t:History>
  </t:Task>
  <t:Task id="{BC1B153D-5D3E-47D1-AF62-92F2986CCAC2}">
    <t:Anchor>
      <t:Comment id="1785778347"/>
    </t:Anchor>
    <t:History>
      <t:Event id="{3B48B14B-4B48-4A37-8B81-454F87CB437A}" time="2024-05-01T15:14:35.498Z">
        <t:Attribution userId="S::Anna.Calvert@ec.gc.ca::e5a06064-2460-4bad-b478-9ef91c5cdcfa" userProvider="AD" userName="Calvert,Anna (elle | she, her) (ECCC)"/>
        <t:Anchor>
          <t:Comment id="1785778347"/>
        </t:Anchor>
        <t:Create/>
      </t:Event>
      <t:Event id="{F349928E-E936-43A2-8163-31A6B625A66A}" time="2024-05-01T15:14:35.498Z">
        <t:Attribution userId="S::Anna.Calvert@ec.gc.ca::e5a06064-2460-4bad-b478-9ef91c5cdcfa" userProvider="AD" userName="Calvert,Anna (elle | she, her) (ECCC)"/>
        <t:Anchor>
          <t:Comment id="1785778347"/>
        </t:Anchor>
        <t:Assign userId="S::April.Hedd@ec.gc.ca::0cdd5032-a992-4ee6-bcd5-e35f83d46a49" userProvider="AD" userName="Hedd,April (elle | she, her) (ECCC)"/>
      </t:Event>
      <t:Event id="{8DDACFB6-44C4-41C8-A7B6-4C81FEC4BF64}" time="2024-05-01T15:14:35.498Z">
        <t:Attribution userId="S::Anna.Calvert@ec.gc.ca::e5a06064-2460-4bad-b478-9ef91c5cdcfa" userProvider="AD" userName="Calvert,Anna (elle | she, her) (ECCC)"/>
        <t:Anchor>
          <t:Comment id="1785778347"/>
        </t:Anchor>
        <t:SetTitle title="@Hedd,April (elle | she, her) (ECCC) "/>
      </t:Event>
      <t:Event id="{3EEBDF9B-C738-45D8-B065-0157A6E409B5}" time="2024-06-07T13:27:54.307Z">
        <t:Attribution userId="S::anna.calvert@ec.gc.ca::e5a06064-2460-4bad-b478-9ef91c5cdcfa" userProvider="AD" userName="Calvert,Anna (elle | she, her) (ECCC)"/>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Environment and Climate Change Canada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Calvert,Anna (elle, la | she, her) (ECCC)</dc:creator>
  <keywords/>
  <dc:description/>
  <lastModifiedBy>Wilhelm,Sabina (elle | she, her) (ECCC)</lastModifiedBy>
  <revision>255</revision>
  <dcterms:created xsi:type="dcterms:W3CDTF">2024-08-29T21:15:00.0000000Z</dcterms:created>
  <dcterms:modified xsi:type="dcterms:W3CDTF">2024-09-21T18:11:46.6575076Z</dcterms:modified>
</coreProperties>
</file>